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Franklin Gothic Book" w:eastAsiaTheme="minorHAnsi" w:hAnsi="Franklin Gothic Book"/>
          <w:lang w:eastAsia="en-US"/>
        </w:rPr>
        <w:id w:val="1486358366"/>
        <w:docPartObj>
          <w:docPartGallery w:val="Cover Pages"/>
          <w:docPartUnique/>
        </w:docPartObj>
      </w:sdtPr>
      <w:sdtContent>
        <w:p w:rsidR="00FF75D6" w:rsidRPr="00113D74" w:rsidRDefault="00FF75D6" w:rsidP="007D7360">
          <w:pPr>
            <w:pStyle w:val="Sinespaciado"/>
            <w:rPr>
              <w:rFonts w:ascii="Franklin Gothic Book" w:hAnsi="Franklin Gothic Book"/>
              <w:rPrChange w:id="5" w:author="Juddy Tatiana Vargas Santofimio" w:date="2026-09-01T15:16:00Z">
                <w:rPr/>
              </w:rPrChange>
            </w:rPr>
          </w:pPr>
          <w:r w:rsidRPr="00113D74">
            <w:rPr>
              <w:rFonts w:ascii="Franklin Gothic Book" w:hAnsi="Franklin Gothic Book"/>
              <w:noProof/>
              <w:rPrChange w:id="6" w:author="Juddy Tatiana Vargas Santofimio" w:date="2026-09-01T15:16:00Z">
                <w:rPr>
                  <w:noProof/>
                </w:rPr>
              </w:rPrChange>
            </w:rPr>
            <mc:AlternateContent>
              <mc:Choice Requires="wps">
                <w:drawing>
                  <wp:anchor distT="0" distB="0" distL="114300" distR="114300" simplePos="0" relativeHeight="251661312" behindDoc="0" locked="0" layoutInCell="1" allowOverlap="1" wp14:anchorId="371CE751" wp14:editId="6AE2D92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594A" w:rsidRPr="00113D74" w:rsidRDefault="0016594A">
                                <w:pPr>
                                  <w:pStyle w:val="Sinespaciado"/>
                                  <w:rPr>
                                    <w:rFonts w:ascii="Franklin Gothic Book" w:hAnsi="Franklin Gothic Book"/>
                                    <w:color w:val="0D8932"/>
                                    <w:sz w:val="26"/>
                                    <w:szCs w:val="26"/>
                                    <w:rPrChange w:id="7" w:author="Juddy Tatiana Vargas Santofimio" w:date="2026-09-01T15:17:00Z">
                                      <w:rPr>
                                        <w:color w:val="0D8932"/>
                                        <w:sz w:val="26"/>
                                        <w:szCs w:val="26"/>
                                      </w:rPr>
                                    </w:rPrChange>
                                  </w:rPr>
                                </w:pPr>
                                <w:sdt>
                                  <w:sdtPr>
                                    <w:rPr>
                                      <w:rFonts w:ascii="Franklin Gothic Book" w:hAnsi="Franklin Gothic Book"/>
                                      <w:color w:val="0D8932"/>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113D74">
                                      <w:rPr>
                                        <w:rFonts w:ascii="Franklin Gothic Book" w:hAnsi="Franklin Gothic Book"/>
                                        <w:color w:val="0D8932"/>
                                        <w:sz w:val="26"/>
                                        <w:szCs w:val="26"/>
                                        <w:rPrChange w:id="8" w:author="Juddy Tatiana Vargas Santofimio" w:date="2026-09-01T15:17:00Z">
                                          <w:rPr>
                                            <w:color w:val="0D8932"/>
                                            <w:sz w:val="26"/>
                                            <w:szCs w:val="26"/>
                                          </w:rPr>
                                        </w:rPrChange>
                                      </w:rPr>
                                      <w:t>Juddy Tatiana Vargas Santofimio</w:t>
                                    </w:r>
                                  </w:sdtContent>
                                </w:sdt>
                              </w:p>
                              <w:p w:rsidR="0016594A" w:rsidRPr="00113D74" w:rsidRDefault="0016594A">
                                <w:pPr>
                                  <w:pStyle w:val="Sinespaciado"/>
                                  <w:rPr>
                                    <w:rFonts w:ascii="Franklin Gothic Book" w:hAnsi="Franklin Gothic Book"/>
                                    <w:color w:val="595959" w:themeColor="text1" w:themeTint="A6"/>
                                    <w:sz w:val="20"/>
                                    <w:szCs w:val="20"/>
                                    <w:rPrChange w:id="9" w:author="Juddy Tatiana Vargas Santofimio" w:date="2026-09-01T15:17:00Z">
                                      <w:rPr>
                                        <w:color w:val="595959" w:themeColor="text1" w:themeTint="A6"/>
                                        <w:sz w:val="20"/>
                                        <w:szCs w:val="20"/>
                                      </w:rPr>
                                    </w:rPrChange>
                                  </w:rPr>
                                </w:pPr>
                                <w:sdt>
                                  <w:sdtPr>
                                    <w:rPr>
                                      <w:rFonts w:ascii="Franklin Gothic Book" w:hAnsi="Franklin Gothic Book"/>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Pr="00113D74">
                                      <w:rPr>
                                        <w:rFonts w:ascii="Franklin Gothic Book" w:hAnsi="Franklin Gothic Book"/>
                                        <w:caps/>
                                        <w:color w:val="595959" w:themeColor="text1" w:themeTint="A6"/>
                                        <w:sz w:val="20"/>
                                        <w:szCs w:val="20"/>
                                        <w:rPrChange w:id="10" w:author="Juddy Tatiana Vargas Santofimio" w:date="2026-09-01T15:17:00Z">
                                          <w:rPr>
                                            <w:caps/>
                                            <w:color w:val="595959" w:themeColor="text1" w:themeTint="A6"/>
                                            <w:sz w:val="20"/>
                                            <w:szCs w:val="20"/>
                                          </w:rPr>
                                        </w:rPrChange>
                                      </w:rPr>
                                      <w:t>LIG DE BALONMANO DEL CAQUETÁ</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71CE751" id="_x0000_t202" coordsize="21600,21600" o:spt="202" path="m,l,21600r21600,l21600,xe">
                    <v:stroke joinstyle="miter"/>
                    <v:path gradientshapeok="t" o:connecttype="rect"/>
                  </v:shapetype>
                  <v:shape id="Cuadro de texto 32" o:spid="_x0000_s102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" filled="f" stroked="f" strokeweight=".5pt">
                    <v:textbox style="mso-fit-shape-to-text:t" inset="0,0,0,0">
                      <w:txbxContent>
                        <w:p w:rsidR="0016594A" w:rsidRPr="00113D74" w:rsidRDefault="0016594A">
                          <w:pPr>
                            <w:pStyle w:val="Sinespaciado"/>
                            <w:rPr>
                              <w:rFonts w:ascii="Franklin Gothic Book" w:hAnsi="Franklin Gothic Book"/>
                              <w:color w:val="0D8932"/>
                              <w:sz w:val="26"/>
                              <w:szCs w:val="26"/>
                              <w:rPrChange w:id="11" w:author="Juddy Tatiana Vargas Santofimio" w:date="2026-09-01T15:17:00Z">
                                <w:rPr>
                                  <w:color w:val="0D8932"/>
                                  <w:sz w:val="26"/>
                                  <w:szCs w:val="26"/>
                                </w:rPr>
                              </w:rPrChange>
                            </w:rPr>
                          </w:pPr>
                          <w:sdt>
                            <w:sdtPr>
                              <w:rPr>
                                <w:rFonts w:ascii="Franklin Gothic Book" w:hAnsi="Franklin Gothic Book"/>
                                <w:color w:val="0D8932"/>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113D74">
                                <w:rPr>
                                  <w:rFonts w:ascii="Franklin Gothic Book" w:hAnsi="Franklin Gothic Book"/>
                                  <w:color w:val="0D8932"/>
                                  <w:sz w:val="26"/>
                                  <w:szCs w:val="26"/>
                                  <w:rPrChange w:id="12" w:author="Juddy Tatiana Vargas Santofimio" w:date="2026-09-01T15:17:00Z">
                                    <w:rPr>
                                      <w:color w:val="0D8932"/>
                                      <w:sz w:val="26"/>
                                      <w:szCs w:val="26"/>
                                    </w:rPr>
                                  </w:rPrChange>
                                </w:rPr>
                                <w:t>Juddy Tatiana Vargas Santofimio</w:t>
                              </w:r>
                            </w:sdtContent>
                          </w:sdt>
                        </w:p>
                        <w:p w:rsidR="0016594A" w:rsidRPr="00113D74" w:rsidRDefault="0016594A">
                          <w:pPr>
                            <w:pStyle w:val="Sinespaciado"/>
                            <w:rPr>
                              <w:rFonts w:ascii="Franklin Gothic Book" w:hAnsi="Franklin Gothic Book"/>
                              <w:color w:val="595959" w:themeColor="text1" w:themeTint="A6"/>
                              <w:sz w:val="20"/>
                              <w:szCs w:val="20"/>
                              <w:rPrChange w:id="13" w:author="Juddy Tatiana Vargas Santofimio" w:date="2026-09-01T15:17:00Z">
                                <w:rPr>
                                  <w:color w:val="595959" w:themeColor="text1" w:themeTint="A6"/>
                                  <w:sz w:val="20"/>
                                  <w:szCs w:val="20"/>
                                </w:rPr>
                              </w:rPrChange>
                            </w:rPr>
                          </w:pPr>
                          <w:sdt>
                            <w:sdtPr>
                              <w:rPr>
                                <w:rFonts w:ascii="Franklin Gothic Book" w:hAnsi="Franklin Gothic Book"/>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Pr="00113D74">
                                <w:rPr>
                                  <w:rFonts w:ascii="Franklin Gothic Book" w:hAnsi="Franklin Gothic Book"/>
                                  <w:caps/>
                                  <w:color w:val="595959" w:themeColor="text1" w:themeTint="A6"/>
                                  <w:sz w:val="20"/>
                                  <w:szCs w:val="20"/>
                                  <w:rPrChange w:id="14" w:author="Juddy Tatiana Vargas Santofimio" w:date="2026-09-01T15:17:00Z">
                                    <w:rPr>
                                      <w:caps/>
                                      <w:color w:val="595959" w:themeColor="text1" w:themeTint="A6"/>
                                      <w:sz w:val="20"/>
                                      <w:szCs w:val="20"/>
                                    </w:rPr>
                                  </w:rPrChange>
                                </w:rPr>
                                <w:t>LIG DE BALONMANO DEL CAQUETÁ</w:t>
                              </w:r>
                            </w:sdtContent>
                          </w:sdt>
                        </w:p>
                      </w:txbxContent>
                    </v:textbox>
                    <w10:wrap anchorx="page" anchory="page"/>
                  </v:shape>
                </w:pict>
              </mc:Fallback>
            </mc:AlternateContent>
          </w:r>
          <w:r w:rsidRPr="00113D74">
            <w:rPr>
              <w:rFonts w:ascii="Franklin Gothic Book" w:hAnsi="Franklin Gothic Book"/>
              <w:noProof/>
              <w:rPrChange w:id="15" w:author="Juddy Tatiana Vargas Santofimio" w:date="2026-09-01T15:16:00Z">
                <w:rPr>
                  <w:noProof/>
                </w:rPr>
              </w:rPrChange>
            </w:rPr>
            <mc:AlternateContent>
              <mc:Choice Requires="wps">
                <w:drawing>
                  <wp:anchor distT="0" distB="0" distL="114300" distR="114300" simplePos="0" relativeHeight="251660288" behindDoc="0" locked="0" layoutInCell="1" allowOverlap="1" wp14:anchorId="1BB0A480" wp14:editId="62A3905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Cuadro de texto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594A" w:rsidRPr="00113D74" w:rsidRDefault="0016594A">
                                <w:pPr>
                                  <w:pStyle w:val="Sinespaciado"/>
                                  <w:rPr>
                                    <w:rFonts w:ascii="Franklin Gothic Book" w:eastAsiaTheme="majorEastAsia" w:hAnsi="Franklin Gothic Book" w:cstheme="majorBidi"/>
                                    <w:color w:val="262626" w:themeColor="text1" w:themeTint="D9"/>
                                    <w:sz w:val="72"/>
                                    <w:rPrChange w:id="16" w:author="Juddy Tatiana Vargas Santofimio" w:date="2026-09-01T15:17:00Z">
                                      <w:rPr>
                                        <w:rFonts w:asciiTheme="majorHAnsi" w:eastAsiaTheme="majorEastAsia" w:hAnsiTheme="majorHAnsi" w:cstheme="majorBidi"/>
                                        <w:color w:val="262626" w:themeColor="text1" w:themeTint="D9"/>
                                        <w:sz w:val="72"/>
                                      </w:rPr>
                                    </w:rPrChange>
                                  </w:rPr>
                                </w:pPr>
                                <w:sdt>
                                  <w:sdtPr>
                                    <w:rPr>
                                      <w:rFonts w:ascii="Franklin Gothic Book" w:eastAsiaTheme="majorEastAsia" w:hAnsi="Franklin Gothic Book" w:cstheme="majorBidi"/>
                                      <w:b/>
                                      <w:color w:val="0B5C23"/>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del w:id="17" w:author="Juddy Tatiana Vargas Santofimio" w:date="2026-09-13T14:34:00Z">
                                      <w:r w:rsidRPr="00113D74" w:rsidDel="0016594A">
                                        <w:rPr>
                                          <w:rFonts w:ascii="Franklin Gothic Book" w:eastAsiaTheme="majorEastAsia" w:hAnsi="Franklin Gothic Book" w:cstheme="majorBidi"/>
                                          <w:b/>
                                          <w:color w:val="0B5C23"/>
                                          <w:sz w:val="72"/>
                                          <w:szCs w:val="72"/>
                                          <w:rPrChange w:id="18" w:author="Juddy Tatiana Vargas Santofimio" w:date="2026-09-01T15:17:00Z">
                                            <w:rPr>
                                              <w:rFonts w:asciiTheme="majorHAnsi" w:eastAsiaTheme="majorEastAsia" w:hAnsiTheme="majorHAnsi" w:cstheme="majorBidi"/>
                                              <w:b/>
                                              <w:color w:val="0B5C23"/>
                                              <w:sz w:val="72"/>
                                              <w:szCs w:val="72"/>
                                            </w:rPr>
                                          </w:rPrChange>
                                        </w:rPr>
                                        <w:delText>CANCHA</w:delText>
                                      </w:r>
                                    </w:del>
                                    <w:ins w:id="19" w:author="Juddy Tatiana Vargas Santofimio" w:date="2026-09-13T14:34:00Z">
                                      <w:r>
                                        <w:rPr>
                                          <w:rFonts w:ascii="Franklin Gothic Book" w:eastAsiaTheme="majorEastAsia" w:hAnsi="Franklin Gothic Book" w:cstheme="majorBidi"/>
                                          <w:b/>
                                          <w:color w:val="0B5C23"/>
                                          <w:sz w:val="72"/>
                                          <w:szCs w:val="72"/>
                                        </w:rPr>
                                        <w:t>HANDPLAY</w:t>
                                      </w:r>
                                    </w:ins>
                                  </w:sdtContent>
                                </w:sdt>
                              </w:p>
                              <w:p w:rsidR="0016594A" w:rsidRPr="00113D74" w:rsidRDefault="0016594A">
                                <w:pPr>
                                  <w:rPr>
                                    <w:rPrChange w:id="20" w:author="Juddy Tatiana Vargas Santofimio" w:date="2026-09-01T15:17:00Z">
                                      <w:rPr>
                                        <w:color w:val="404040" w:themeColor="text1" w:themeTint="BF"/>
                                        <w:sz w:val="36"/>
                                        <w:szCs w:val="36"/>
                                      </w:rPr>
                                    </w:rPrChange>
                                  </w:rPr>
                                  <w:pPrChange w:id="21" w:author="Juddy Tatiana Vargas Santofimio" w:date="2026-09-01T15:19:00Z">
                                    <w:pPr>
                                      <w:spacing w:before="120"/>
                                    </w:pPr>
                                  </w:pPrChange>
                                </w:pPr>
                                <w:sdt>
                                  <w:sdtPr>
                                    <w:rPr>
                                      <w:sz w:val="28"/>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del w:id="22" w:author="Juddy Tatiana Vargas Santofimio" w:date="2026-08-31T18:38:00Z">
                                      <w:r w:rsidRPr="00A74546" w:rsidDel="00611851">
                                        <w:rPr>
                                          <w:sz w:val="28"/>
                                          <w:rPrChange w:id="23" w:author="Juddy Tatiana Vargas Santofimio" w:date="2026-09-01T16:20:00Z">
                                            <w:rPr>
                                              <w:color w:val="404040" w:themeColor="text1" w:themeTint="BF"/>
                                              <w:sz w:val="36"/>
                                              <w:szCs w:val="36"/>
                                            </w:rPr>
                                          </w:rPrChange>
                                        </w:rPr>
                                        <w:delText>Versión 1.0</w:delText>
                                      </w:r>
                                    </w:del>
                                    <w:ins w:id="24" w:author="Juddy Tatiana Vargas Santofimio" w:date="2026-08-31T18:38:00Z">
                                      <w:r w:rsidRPr="00A74546">
                                        <w:rPr>
                                          <w:sz w:val="28"/>
                                          <w:rPrChange w:id="25" w:author="Juddy Tatiana Vargas Santofimio" w:date="2026-09-01T16:20:00Z">
                                            <w:rPr>
                                              <w:color w:val="404040" w:themeColor="text1" w:themeTint="BF"/>
                                              <w:sz w:val="36"/>
                                              <w:szCs w:val="36"/>
                                            </w:rPr>
                                          </w:rPrChange>
                                        </w:rPr>
                                        <w:t>Versión 1.</w:t>
                                      </w:r>
                                      <w:r w:rsidR="00D71F43">
                                        <w:rPr>
                                          <w:sz w:val="28"/>
                                        </w:rPr>
                                        <w:t>4</w:t>
                                      </w:r>
                                    </w:ins>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BB0A480" id="Cuadro de texto 1" o:spid="_x0000_s1027"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" filled="f" stroked="f" strokeweight=".5pt">
                    <v:textbox style="mso-fit-shape-to-text:t" inset="0,0,0,0">
                      <w:txbxContent>
                        <w:p w:rsidR="0016594A" w:rsidRPr="00113D74" w:rsidRDefault="0016594A">
                          <w:pPr>
                            <w:pStyle w:val="Sinespaciado"/>
                            <w:rPr>
                              <w:rFonts w:ascii="Franklin Gothic Book" w:eastAsiaTheme="majorEastAsia" w:hAnsi="Franklin Gothic Book" w:cstheme="majorBidi"/>
                              <w:color w:val="262626" w:themeColor="text1" w:themeTint="D9"/>
                              <w:sz w:val="72"/>
                              <w:rPrChange w:id="26" w:author="Juddy Tatiana Vargas Santofimio" w:date="2026-09-01T15:17:00Z">
                                <w:rPr>
                                  <w:rFonts w:asciiTheme="majorHAnsi" w:eastAsiaTheme="majorEastAsia" w:hAnsiTheme="majorHAnsi" w:cstheme="majorBidi"/>
                                  <w:color w:val="262626" w:themeColor="text1" w:themeTint="D9"/>
                                  <w:sz w:val="72"/>
                                </w:rPr>
                              </w:rPrChange>
                            </w:rPr>
                          </w:pPr>
                          <w:sdt>
                            <w:sdtPr>
                              <w:rPr>
                                <w:rFonts w:ascii="Franklin Gothic Book" w:eastAsiaTheme="majorEastAsia" w:hAnsi="Franklin Gothic Book" w:cstheme="majorBidi"/>
                                <w:b/>
                                <w:color w:val="0B5C23"/>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del w:id="27" w:author="Juddy Tatiana Vargas Santofimio" w:date="2026-09-13T14:34:00Z">
                                <w:r w:rsidRPr="00113D74" w:rsidDel="0016594A">
                                  <w:rPr>
                                    <w:rFonts w:ascii="Franklin Gothic Book" w:eastAsiaTheme="majorEastAsia" w:hAnsi="Franklin Gothic Book" w:cstheme="majorBidi"/>
                                    <w:b/>
                                    <w:color w:val="0B5C23"/>
                                    <w:sz w:val="72"/>
                                    <w:szCs w:val="72"/>
                                    <w:rPrChange w:id="28" w:author="Juddy Tatiana Vargas Santofimio" w:date="2026-09-01T15:17:00Z">
                                      <w:rPr>
                                        <w:rFonts w:asciiTheme="majorHAnsi" w:eastAsiaTheme="majorEastAsia" w:hAnsiTheme="majorHAnsi" w:cstheme="majorBidi"/>
                                        <w:b/>
                                        <w:color w:val="0B5C23"/>
                                        <w:sz w:val="72"/>
                                        <w:szCs w:val="72"/>
                                      </w:rPr>
                                    </w:rPrChange>
                                  </w:rPr>
                                  <w:delText>CANCHA</w:delText>
                                </w:r>
                              </w:del>
                              <w:ins w:id="29" w:author="Juddy Tatiana Vargas Santofimio" w:date="2026-09-13T14:34:00Z">
                                <w:r>
                                  <w:rPr>
                                    <w:rFonts w:ascii="Franklin Gothic Book" w:eastAsiaTheme="majorEastAsia" w:hAnsi="Franklin Gothic Book" w:cstheme="majorBidi"/>
                                    <w:b/>
                                    <w:color w:val="0B5C23"/>
                                    <w:sz w:val="72"/>
                                    <w:szCs w:val="72"/>
                                  </w:rPr>
                                  <w:t>HANDPLAY</w:t>
                                </w:r>
                              </w:ins>
                            </w:sdtContent>
                          </w:sdt>
                        </w:p>
                        <w:p w:rsidR="0016594A" w:rsidRPr="00113D74" w:rsidRDefault="0016594A">
                          <w:pPr>
                            <w:rPr>
                              <w:rPrChange w:id="30" w:author="Juddy Tatiana Vargas Santofimio" w:date="2026-09-01T15:17:00Z">
                                <w:rPr>
                                  <w:color w:val="404040" w:themeColor="text1" w:themeTint="BF"/>
                                  <w:sz w:val="36"/>
                                  <w:szCs w:val="36"/>
                                </w:rPr>
                              </w:rPrChange>
                            </w:rPr>
                            <w:pPrChange w:id="31" w:author="Juddy Tatiana Vargas Santofimio" w:date="2026-09-01T15:19:00Z">
                              <w:pPr>
                                <w:spacing w:before="120"/>
                              </w:pPr>
                            </w:pPrChange>
                          </w:pPr>
                          <w:sdt>
                            <w:sdtPr>
                              <w:rPr>
                                <w:sz w:val="28"/>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del w:id="32" w:author="Juddy Tatiana Vargas Santofimio" w:date="2026-08-31T18:38:00Z">
                                <w:r w:rsidRPr="00A74546" w:rsidDel="00611851">
                                  <w:rPr>
                                    <w:sz w:val="28"/>
                                    <w:rPrChange w:id="33" w:author="Juddy Tatiana Vargas Santofimio" w:date="2026-09-01T16:20:00Z">
                                      <w:rPr>
                                        <w:color w:val="404040" w:themeColor="text1" w:themeTint="BF"/>
                                        <w:sz w:val="36"/>
                                        <w:szCs w:val="36"/>
                                      </w:rPr>
                                    </w:rPrChange>
                                  </w:rPr>
                                  <w:delText>Versión 1.0</w:delText>
                                </w:r>
                              </w:del>
                              <w:ins w:id="34" w:author="Juddy Tatiana Vargas Santofimio" w:date="2026-08-31T18:38:00Z">
                                <w:r w:rsidRPr="00A74546">
                                  <w:rPr>
                                    <w:sz w:val="28"/>
                                    <w:rPrChange w:id="35" w:author="Juddy Tatiana Vargas Santofimio" w:date="2026-09-01T16:20:00Z">
                                      <w:rPr>
                                        <w:color w:val="404040" w:themeColor="text1" w:themeTint="BF"/>
                                        <w:sz w:val="36"/>
                                        <w:szCs w:val="36"/>
                                      </w:rPr>
                                    </w:rPrChange>
                                  </w:rPr>
                                  <w:t>Versión 1.</w:t>
                                </w:r>
                                <w:r w:rsidR="00D71F43">
                                  <w:rPr>
                                    <w:sz w:val="28"/>
                                  </w:rPr>
                                  <w:t>4</w:t>
                                </w:r>
                              </w:ins>
                            </w:sdtContent>
                          </w:sdt>
                        </w:p>
                      </w:txbxContent>
                    </v:textbox>
                    <w10:wrap anchorx="page" anchory="page"/>
                  </v:shape>
                </w:pict>
              </mc:Fallback>
            </mc:AlternateContent>
          </w:r>
        </w:p>
        <w:p w:rsidR="00FF75D6" w:rsidRPr="00113D74" w:rsidRDefault="007D7360">
          <w:pPr>
            <w:pPrChange w:id="36" w:author="Juddy Tatiana Vargas Santofimio" w:date="2026-09-01T15:19:00Z">
              <w:pPr>
                <w:spacing w:after="0" w:line="240" w:lineRule="auto"/>
              </w:pPr>
            </w:pPrChange>
          </w:pPr>
          <w:r w:rsidRPr="006E6AD8">
            <w:rPr>
              <w:noProof/>
              <w:lang w:eastAsia="es-CO"/>
            </w:rPr>
            <mc:AlternateContent>
              <mc:Choice Requires="wps">
                <w:drawing>
                  <wp:anchor distT="0" distB="0" distL="114300" distR="114300" simplePos="0" relativeHeight="251658240" behindDoc="1" locked="0" layoutInCell="1" allowOverlap="1" wp14:anchorId="37E59BF8" wp14:editId="7E9D59AC">
                    <wp:simplePos x="0" y="0"/>
                    <wp:positionH relativeFrom="column">
                      <wp:posOffset>-1072193</wp:posOffset>
                    </wp:positionH>
                    <wp:positionV relativeFrom="paragraph">
                      <wp:posOffset>927735</wp:posOffset>
                    </wp:positionV>
                    <wp:extent cx="2503968" cy="552055"/>
                    <wp:effectExtent l="0" t="0" r="29845" b="19685"/>
                    <wp:wrapNone/>
                    <wp:docPr id="4" name="Pentágono 4"/>
                    <wp:cNvGraphicFramePr/>
                    <a:graphic xmlns:a="http://schemas.openxmlformats.org/drawingml/2006/main">
                      <a:graphicData uri="http://schemas.microsoft.com/office/word/2010/wordprocessingShape">
                        <wps:wsp>
                          <wps:cNvSpPr/>
                          <wps:spPr>
                            <a:xfrm>
                              <a:off x="0" y="0"/>
                              <a:ext cx="2503968" cy="552055"/>
                            </a:xfrm>
                            <a:prstGeom prst="homePlate">
                              <a:avLst/>
                            </a:prstGeom>
                            <a:solidFill>
                              <a:srgbClr val="0B5C23"/>
                            </a:solidFill>
                            <a:ln>
                              <a:solidFill>
                                <a:srgbClr val="0D8932"/>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Franklin Gothic Book" w:hAnsi="Franklin Gothic Book"/>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9-13T00:00:00Z">
                                    <w:dateFormat w:val="d-M-yyyy"/>
                                    <w:lid w:val="es-ES"/>
                                    <w:storeMappedDataAs w:val="dateTime"/>
                                    <w:calendar w:val="gregorian"/>
                                  </w:date>
                                </w:sdtPr>
                                <w:sdtContent>
                                  <w:p w:rsidR="0016594A" w:rsidRDefault="0016594A">
                                    <w:pPr>
                                      <w:pStyle w:val="Sinespaciado"/>
                                      <w:jc w:val="right"/>
                                      <w:rPr>
                                        <w:color w:val="FFFFFF" w:themeColor="background1"/>
                                        <w:sz w:val="28"/>
                                        <w:szCs w:val="28"/>
                                        <w:rPrChange w:id="37" w:author="Juddy Tatiana Vargas Santofimio" w:date="2026-09-01T15:17:00Z">
                                          <w:rPr/>
                                        </w:rPrChange>
                                      </w:rPr>
                                    </w:pPr>
                                    <w:del w:id="38" w:author="Juddy Tatiana Vargas Santofimio" w:date="2026-08-31T18:38:00Z">
                                      <w:r w:rsidRPr="006E6AD8" w:rsidDel="00611851">
                                        <w:rPr>
                                          <w:rFonts w:ascii="Franklin Gothic Book" w:hAnsi="Franklin Gothic Book"/>
                                          <w:color w:val="FFFFFF" w:themeColor="background1"/>
                                          <w:sz w:val="28"/>
                                          <w:szCs w:val="28"/>
                                          <w:lang w:val="es-ES"/>
                                        </w:rPr>
                                        <w:delText>30-8-2026</w:delText>
                                      </w:r>
                                    </w:del>
                                    <w:ins w:id="39" w:author="Juddy Tatiana Vargas Santofimio" w:date="2026-09-13T15:14:00Z">
                                      <w:r w:rsidR="00D71F43">
                                        <w:rPr>
                                          <w:rFonts w:ascii="Franklin Gothic Book" w:hAnsi="Franklin Gothic Book"/>
                                          <w:color w:val="FFFFFF" w:themeColor="background1"/>
                                          <w:sz w:val="28"/>
                                          <w:szCs w:val="28"/>
                                          <w:lang w:val="es-ES"/>
                                        </w:rPr>
                                        <w:t>13-9-2026</w:t>
                                      </w:r>
                                    </w:ins>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7E59BF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margin-left:-84.4pt;margin-top:73.05pt;width:197.15pt;height:43.4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" adj="19219" fillcolor="#0b5c23" strokecolor="#0d8932" strokeweight="1pt">
                    <v:textbox inset=",0,14.4pt,0">
                      <w:txbxContent>
                        <w:sdt>
                          <w:sdtPr>
                            <w:rPr>
                              <w:rFonts w:ascii="Franklin Gothic Book" w:hAnsi="Franklin Gothic Book"/>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9-13T00:00:00Z">
                              <w:dateFormat w:val="d-M-yyyy"/>
                              <w:lid w:val="es-ES"/>
                              <w:storeMappedDataAs w:val="dateTime"/>
                              <w:calendar w:val="gregorian"/>
                            </w:date>
                          </w:sdtPr>
                          <w:sdtContent>
                            <w:p w:rsidR="0016594A" w:rsidRDefault="0016594A">
                              <w:pPr>
                                <w:pStyle w:val="Sinespaciado"/>
                                <w:jc w:val="right"/>
                                <w:rPr>
                                  <w:color w:val="FFFFFF" w:themeColor="background1"/>
                                  <w:sz w:val="28"/>
                                  <w:szCs w:val="28"/>
                                  <w:rPrChange w:id="40" w:author="Juddy Tatiana Vargas Santofimio" w:date="2026-09-01T15:17:00Z">
                                    <w:rPr/>
                                  </w:rPrChange>
                                </w:rPr>
                              </w:pPr>
                              <w:del w:id="41" w:author="Juddy Tatiana Vargas Santofimio" w:date="2026-08-31T18:38:00Z">
                                <w:r w:rsidRPr="006E6AD8" w:rsidDel="00611851">
                                  <w:rPr>
                                    <w:rFonts w:ascii="Franklin Gothic Book" w:hAnsi="Franklin Gothic Book"/>
                                    <w:color w:val="FFFFFF" w:themeColor="background1"/>
                                    <w:sz w:val="28"/>
                                    <w:szCs w:val="28"/>
                                    <w:lang w:val="es-ES"/>
                                  </w:rPr>
                                  <w:delText>30-8-2026</w:delText>
                                </w:r>
                              </w:del>
                              <w:ins w:id="42" w:author="Juddy Tatiana Vargas Santofimio" w:date="2026-09-13T15:14:00Z">
                                <w:r w:rsidR="00D71F43">
                                  <w:rPr>
                                    <w:rFonts w:ascii="Franklin Gothic Book" w:hAnsi="Franklin Gothic Book"/>
                                    <w:color w:val="FFFFFF" w:themeColor="background1"/>
                                    <w:sz w:val="28"/>
                                    <w:szCs w:val="28"/>
                                    <w:lang w:val="es-ES"/>
                                  </w:rPr>
                                  <w:t>13-9-2026</w:t>
                                </w:r>
                              </w:ins>
                            </w:p>
                          </w:sdtContent>
                        </w:sdt>
                      </w:txbxContent>
                    </v:textbox>
                  </v:shape>
                </w:pict>
              </mc:Fallback>
            </mc:AlternateContent>
          </w:r>
          <w:r w:rsidR="00FF75D6" w:rsidRPr="00113D74">
            <w:br w:type="page"/>
          </w:r>
        </w:p>
      </w:sdtContent>
    </w:sdt>
    <w:p w:rsidR="00CF4967" w:rsidRPr="00CF4967" w:rsidRDefault="00CF4967" w:rsidP="00CF4967">
      <w:pPr>
        <w:rPr>
          <w:b/>
          <w:color w:val="0B5C23"/>
          <w:sz w:val="28"/>
          <w:rPrChange w:id="43" w:author="Juddy Tatiana Vargas Santofimio" w:date="2026-09-01T16:10:00Z">
            <w:rPr/>
          </w:rPrChange>
        </w:rPr>
      </w:pPr>
      <w:ins w:id="44" w:author="Juddy Tatiana Vargas Santofimio" w:date="2026-09-01T16:10:00Z">
        <w:r w:rsidRPr="00CF4967">
          <w:rPr>
            <w:b/>
            <w:color w:val="0B5C23"/>
            <w:sz w:val="28"/>
            <w:rPrChange w:id="45" w:author="Juddy Tatiana Vargas Santofimio" w:date="2026-09-01T16:10:00Z">
              <w:rPr>
                <w:b/>
                <w:color w:val="0B5C23"/>
              </w:rPr>
            </w:rPrChange>
          </w:rPr>
          <w:lastRenderedPageBreak/>
          <w:t>Tabla de Contenido</w:t>
        </w:r>
      </w:ins>
    </w:p>
    <w:p w:rsidR="00CF4967" w:rsidRDefault="00CF4967">
      <w:pPr>
        <w:pStyle w:val="TDC1"/>
        <w:rPr>
          <w:ins w:id="46" w:author="Juddy Tatiana Vargas Santofimio" w:date="2026-09-01T16:10:00Z"/>
        </w:rPr>
      </w:pPr>
    </w:p>
    <w:p w:rsidR="00B631CB" w:rsidRDefault="007D7360">
      <w:pPr>
        <w:pStyle w:val="TDC1"/>
        <w:rPr>
          <w:ins w:id="47" w:author="Juddy Tatiana Vargas Santofimio" w:date="2026-09-13T15:14:00Z"/>
          <w:rFonts w:asciiTheme="minorHAnsi" w:eastAsiaTheme="minorEastAsia" w:hAnsiTheme="minorHAnsi"/>
          <w:noProof/>
          <w:sz w:val="22"/>
          <w:lang w:eastAsia="es-CO"/>
        </w:rPr>
      </w:pPr>
      <w:r w:rsidRPr="006E6AD8">
        <w:fldChar w:fldCharType="begin"/>
      </w:r>
      <w:r w:rsidRPr="00113D74">
        <w:instrText xml:space="preserve"> TOC \o "1-1" \h \z \u </w:instrText>
      </w:r>
      <w:r w:rsidRPr="006E6AD8">
        <w:rPr>
          <w:rPrChange w:id="48" w:author="Juddy Tatiana Vargas Santofimio" w:date="2026-09-01T15:16:00Z">
            <w:rPr>
              <w:sz w:val="22"/>
            </w:rPr>
          </w:rPrChange>
        </w:rPr>
        <w:fldChar w:fldCharType="separate"/>
      </w:r>
      <w:ins w:id="49" w:author="Juddy Tatiana Vargas Santofimio" w:date="2026-09-13T15:14:00Z">
        <w:r w:rsidR="00B631CB" w:rsidRPr="00942D51">
          <w:rPr>
            <w:rStyle w:val="Hipervnculo"/>
            <w:noProof/>
          </w:rPr>
          <w:fldChar w:fldCharType="begin"/>
        </w:r>
        <w:r w:rsidR="00B631CB" w:rsidRPr="00942D51">
          <w:rPr>
            <w:rStyle w:val="Hipervnculo"/>
            <w:noProof/>
          </w:rPr>
          <w:instrText xml:space="preserve"> </w:instrText>
        </w:r>
        <w:r w:rsidR="00B631CB">
          <w:rPr>
            <w:noProof/>
          </w:rPr>
          <w:instrText>HYPERLINK \l "_Toc240204880"</w:instrText>
        </w:r>
        <w:r w:rsidR="00B631CB" w:rsidRPr="00942D51">
          <w:rPr>
            <w:rStyle w:val="Hipervnculo"/>
            <w:noProof/>
          </w:rPr>
          <w:instrText xml:space="preserve"> </w:instrText>
        </w:r>
        <w:r w:rsidR="00B631CB" w:rsidRPr="00942D51">
          <w:rPr>
            <w:rStyle w:val="Hipervnculo"/>
            <w:noProof/>
          </w:rPr>
        </w:r>
        <w:r w:rsidR="00B631CB" w:rsidRPr="00942D51">
          <w:rPr>
            <w:rStyle w:val="Hipervnculo"/>
            <w:noProof/>
          </w:rPr>
          <w:fldChar w:fldCharType="separate"/>
        </w:r>
        <w:r w:rsidR="00B631CB" w:rsidRPr="00942D51">
          <w:rPr>
            <w:rStyle w:val="Hipervnculo"/>
            <w:noProof/>
          </w:rPr>
          <w:t>1.</w:t>
        </w:r>
        <w:r w:rsidR="00B631CB">
          <w:rPr>
            <w:rFonts w:asciiTheme="minorHAnsi" w:eastAsiaTheme="minorEastAsia" w:hAnsiTheme="minorHAnsi"/>
            <w:noProof/>
            <w:sz w:val="22"/>
            <w:lang w:eastAsia="es-CO"/>
          </w:rPr>
          <w:tab/>
        </w:r>
        <w:r w:rsidR="00B631CB" w:rsidRPr="00942D51">
          <w:rPr>
            <w:rStyle w:val="Hipervnculo"/>
            <w:noProof/>
          </w:rPr>
          <w:t>Resumen ejecutivo</w:t>
        </w:r>
        <w:r w:rsidR="00B631CB">
          <w:rPr>
            <w:noProof/>
            <w:webHidden/>
          </w:rPr>
          <w:tab/>
        </w:r>
        <w:r w:rsidR="00B631CB">
          <w:rPr>
            <w:noProof/>
            <w:webHidden/>
          </w:rPr>
          <w:fldChar w:fldCharType="begin"/>
        </w:r>
        <w:r w:rsidR="00B631CB">
          <w:rPr>
            <w:noProof/>
            <w:webHidden/>
          </w:rPr>
          <w:instrText xml:space="preserve"> PAGEREF _Toc240204880 \h </w:instrText>
        </w:r>
        <w:r w:rsidR="00B631CB">
          <w:rPr>
            <w:noProof/>
            <w:webHidden/>
          </w:rPr>
        </w:r>
      </w:ins>
      <w:r w:rsidR="00B631CB">
        <w:rPr>
          <w:noProof/>
          <w:webHidden/>
        </w:rPr>
        <w:fldChar w:fldCharType="separate"/>
      </w:r>
      <w:ins w:id="50" w:author="Juddy Tatiana Vargas Santofimio" w:date="2026-09-13T15:14:00Z">
        <w:r w:rsidR="00B631CB">
          <w:rPr>
            <w:noProof/>
            <w:webHidden/>
          </w:rPr>
          <w:t>2</w:t>
        </w:r>
        <w:r w:rsidR="00B631CB">
          <w:rPr>
            <w:noProof/>
            <w:webHidden/>
          </w:rPr>
          <w:fldChar w:fldCharType="end"/>
        </w:r>
        <w:r w:rsidR="00B631CB" w:rsidRPr="00942D51">
          <w:rPr>
            <w:rStyle w:val="Hipervnculo"/>
            <w:noProof/>
          </w:rPr>
          <w:fldChar w:fldCharType="end"/>
        </w:r>
      </w:ins>
    </w:p>
    <w:p w:rsidR="00B631CB" w:rsidRDefault="00B631CB">
      <w:pPr>
        <w:pStyle w:val="TDC1"/>
        <w:rPr>
          <w:ins w:id="51" w:author="Juddy Tatiana Vargas Santofimio" w:date="2026-09-13T15:14:00Z"/>
          <w:rFonts w:asciiTheme="minorHAnsi" w:eastAsiaTheme="minorEastAsia" w:hAnsiTheme="minorHAnsi"/>
          <w:noProof/>
          <w:sz w:val="22"/>
          <w:lang w:eastAsia="es-CO"/>
        </w:rPr>
      </w:pPr>
      <w:ins w:id="52"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"_Toc240204881"</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2.</w:t>
        </w:r>
        <w:r>
          <w:rPr>
            <w:rFonts w:asciiTheme="minorHAnsi" w:eastAsiaTheme="minorEastAsia" w:hAnsiTheme="minorHAnsi"/>
            <w:noProof/>
            <w:sz w:val="22"/>
            <w:lang w:eastAsia="es-CO"/>
          </w:rPr>
          <w:tab/>
        </w:r>
        <w:r w:rsidRPr="00942D51">
          <w:rPr>
            <w:rStyle w:val="Hipervnculo"/>
            <w:noProof/>
          </w:rPr>
          <w:t>Dominio</w:t>
        </w:r>
        <w:r>
          <w:rPr>
            <w:noProof/>
            <w:webHidden/>
          </w:rPr>
          <w:tab/>
        </w:r>
        <w:r>
          <w:rPr>
            <w:noProof/>
            <w:webHidden/>
          </w:rPr>
          <w:fldChar w:fldCharType="begin"/>
        </w:r>
        <w:r>
          <w:rPr>
            <w:noProof/>
            <w:webHidden/>
          </w:rPr>
          <w:instrText xml:space="preserve"> PAGEREF _Toc240204881 \h </w:instrText>
        </w:r>
        <w:r>
          <w:rPr>
            <w:noProof/>
            <w:webHidden/>
          </w:rPr>
        </w:r>
      </w:ins>
      <w:r>
        <w:rPr>
          <w:noProof/>
          <w:webHidden/>
        </w:rPr>
        <w:fldChar w:fldCharType="separate"/>
      </w:r>
      <w:ins w:id="53" w:author="Juddy Tatiana Vargas Santofimio" w:date="2026-09-13T15:14:00Z">
        <w:r>
          <w:rPr>
            <w:noProof/>
            <w:webHidden/>
          </w:rPr>
          <w:t>3</w:t>
        </w:r>
        <w:r>
          <w:rPr>
            <w:noProof/>
            <w:webHidden/>
          </w:rPr>
          <w:fldChar w:fldCharType="end"/>
        </w:r>
        <w:r w:rsidRPr="00942D51">
          <w:rPr>
            <w:rStyle w:val="Hipervnculo"/>
            <w:noProof/>
          </w:rPr>
          <w:fldChar w:fldCharType="end"/>
        </w:r>
      </w:ins>
    </w:p>
    <w:p w:rsidR="00B631CB" w:rsidRDefault="00B631CB">
      <w:pPr>
        <w:pStyle w:val="TDC1"/>
        <w:rPr>
          <w:ins w:id="54" w:author="Juddy Tatiana Vargas Santofimio" w:date="2026-09-13T15:14:00Z"/>
          <w:rFonts w:asciiTheme="minorHAnsi" w:eastAsiaTheme="minorEastAsia" w:hAnsiTheme="minorHAnsi"/>
          <w:noProof/>
          <w:sz w:val="22"/>
          <w:lang w:eastAsia="es-CO"/>
        </w:rPr>
      </w:pPr>
      <w:ins w:id="55"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"_Toc240204883"</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3.</w:t>
        </w:r>
        <w:r>
          <w:rPr>
            <w:rFonts w:asciiTheme="minorHAnsi" w:eastAsiaTheme="minorEastAsia" w:hAnsiTheme="minorHAnsi"/>
            <w:noProof/>
            <w:sz w:val="22"/>
            <w:lang w:eastAsia="es-CO"/>
          </w:rPr>
          <w:tab/>
        </w:r>
        <w:r w:rsidRPr="00942D51">
          <w:rPr>
            <w:rStyle w:val="Hipervnculo"/>
            <w:noProof/>
          </w:rPr>
          <w:t>Requerimientos funcionales</w:t>
        </w:r>
        <w:r>
          <w:rPr>
            <w:noProof/>
            <w:webHidden/>
          </w:rPr>
          <w:tab/>
        </w:r>
        <w:r>
          <w:rPr>
            <w:noProof/>
            <w:webHidden/>
          </w:rPr>
          <w:fldChar w:fldCharType="begin"/>
        </w:r>
        <w:r>
          <w:rPr>
            <w:noProof/>
            <w:webHidden/>
          </w:rPr>
          <w:instrText xml:space="preserve"> PAGEREF _Toc240204883 \h </w:instrText>
        </w:r>
        <w:r>
          <w:rPr>
            <w:noProof/>
            <w:webHidden/>
          </w:rPr>
        </w:r>
      </w:ins>
      <w:r>
        <w:rPr>
          <w:noProof/>
          <w:webHidden/>
        </w:rPr>
        <w:fldChar w:fldCharType="separate"/>
      </w:r>
      <w:ins w:id="56" w:author="Juddy Tatiana Vargas Santofimio" w:date="2026-09-13T15:14:00Z">
        <w:r>
          <w:rPr>
            <w:noProof/>
            <w:webHidden/>
          </w:rPr>
          <w:t>4</w:t>
        </w:r>
        <w:r>
          <w:rPr>
            <w:noProof/>
            <w:webHidden/>
          </w:rPr>
          <w:fldChar w:fldCharType="end"/>
        </w:r>
        <w:r w:rsidRPr="00942D51">
          <w:rPr>
            <w:rStyle w:val="Hipervnculo"/>
            <w:noProof/>
          </w:rPr>
          <w:fldChar w:fldCharType="end"/>
        </w:r>
      </w:ins>
    </w:p>
    <w:p w:rsidR="00B631CB" w:rsidRDefault="00B631CB">
      <w:pPr>
        <w:pStyle w:val="TDC1"/>
        <w:rPr>
          <w:ins w:id="57" w:author="Juddy Tatiana Vargas Santofimio" w:date="2026-09-13T15:14:00Z"/>
          <w:rFonts w:asciiTheme="minorHAnsi" w:eastAsiaTheme="minorEastAsia" w:hAnsiTheme="minorHAnsi"/>
          <w:noProof/>
          <w:sz w:val="22"/>
          <w:lang w:eastAsia="es-CO"/>
        </w:rPr>
      </w:pPr>
      <w:ins w:id="58"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"_Toc240204884"</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4.</w:t>
        </w:r>
        <w:r>
          <w:rPr>
            <w:rFonts w:asciiTheme="minorHAnsi" w:eastAsiaTheme="minorEastAsia" w:hAnsiTheme="minorHAnsi"/>
            <w:noProof/>
            <w:sz w:val="22"/>
            <w:lang w:eastAsia="es-CO"/>
          </w:rPr>
          <w:tab/>
        </w:r>
        <w:r w:rsidRPr="00942D51">
          <w:rPr>
            <w:rStyle w:val="Hipervnculo"/>
            <w:noProof/>
          </w:rPr>
          <w:t>Requerimientos no funcionales</w:t>
        </w:r>
        <w:r>
          <w:rPr>
            <w:noProof/>
            <w:webHidden/>
          </w:rPr>
          <w:tab/>
        </w:r>
        <w:r>
          <w:rPr>
            <w:noProof/>
            <w:webHidden/>
          </w:rPr>
          <w:fldChar w:fldCharType="begin"/>
        </w:r>
        <w:r>
          <w:rPr>
            <w:noProof/>
            <w:webHidden/>
          </w:rPr>
          <w:instrText xml:space="preserve"> PAGEREF _Toc240204884 \h </w:instrText>
        </w:r>
        <w:r>
          <w:rPr>
            <w:noProof/>
            <w:webHidden/>
          </w:rPr>
        </w:r>
      </w:ins>
      <w:r>
        <w:rPr>
          <w:noProof/>
          <w:webHidden/>
        </w:rPr>
        <w:fldChar w:fldCharType="separate"/>
      </w:r>
      <w:ins w:id="59" w:author="Juddy Tatiana Vargas Santofimio" w:date="2026-09-13T15:14:00Z">
        <w:r>
          <w:rPr>
            <w:noProof/>
            <w:webHidden/>
          </w:rPr>
          <w:t>6</w:t>
        </w:r>
        <w:r>
          <w:rPr>
            <w:noProof/>
            <w:webHidden/>
          </w:rPr>
          <w:fldChar w:fldCharType="end"/>
        </w:r>
        <w:r w:rsidRPr="00942D51">
          <w:rPr>
            <w:rStyle w:val="Hipervnculo"/>
            <w:noProof/>
          </w:rPr>
          <w:fldChar w:fldCharType="end"/>
        </w:r>
      </w:ins>
    </w:p>
    <w:p w:rsidR="00B631CB" w:rsidRDefault="00B631CB">
      <w:pPr>
        <w:pStyle w:val="TDC1"/>
        <w:rPr>
          <w:ins w:id="60" w:author="Juddy Tatiana Vargas Santofimio" w:date="2026-09-13T15:14:00Z"/>
          <w:rFonts w:asciiTheme="minorHAnsi" w:eastAsiaTheme="minorEastAsia" w:hAnsiTheme="minorHAnsi"/>
          <w:noProof/>
          <w:sz w:val="22"/>
          <w:lang w:eastAsia="es-CO"/>
        </w:rPr>
      </w:pPr>
      <w:ins w:id="61"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"_Toc240204886"</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5.</w:t>
        </w:r>
        <w:r>
          <w:rPr>
            <w:rFonts w:asciiTheme="minorHAnsi" w:eastAsiaTheme="minorEastAsia" w:hAnsiTheme="minorHAnsi"/>
            <w:noProof/>
            <w:sz w:val="22"/>
            <w:lang w:eastAsia="es-CO"/>
          </w:rPr>
          <w:tab/>
        </w:r>
        <w:r w:rsidRPr="00942D51">
          <w:rPr>
            <w:rStyle w:val="Hipervnculo"/>
            <w:noProof/>
          </w:rPr>
          <w:t>Reglas de negocio y control de acceso</w:t>
        </w:r>
        <w:r>
          <w:rPr>
            <w:noProof/>
            <w:webHidden/>
          </w:rPr>
          <w:tab/>
        </w:r>
        <w:r>
          <w:rPr>
            <w:noProof/>
            <w:webHidden/>
          </w:rPr>
          <w:fldChar w:fldCharType="begin"/>
        </w:r>
        <w:r>
          <w:rPr>
            <w:noProof/>
            <w:webHidden/>
          </w:rPr>
          <w:instrText xml:space="preserve"> PAGEREF _Toc240204886 \h </w:instrText>
        </w:r>
        <w:r>
          <w:rPr>
            <w:noProof/>
            <w:webHidden/>
          </w:rPr>
        </w:r>
      </w:ins>
      <w:r>
        <w:rPr>
          <w:noProof/>
          <w:webHidden/>
        </w:rPr>
        <w:fldChar w:fldCharType="separate"/>
      </w:r>
      <w:ins w:id="62" w:author="Juddy Tatiana Vargas Santofimio" w:date="2026-09-13T15:14:00Z">
        <w:r>
          <w:rPr>
            <w:noProof/>
            <w:webHidden/>
          </w:rPr>
          <w:t>7</w:t>
        </w:r>
        <w:r>
          <w:rPr>
            <w:noProof/>
            <w:webHidden/>
          </w:rPr>
          <w:fldChar w:fldCharType="end"/>
        </w:r>
        <w:r w:rsidRPr="00942D51">
          <w:rPr>
            <w:rStyle w:val="Hipervnculo"/>
            <w:noProof/>
          </w:rPr>
          <w:fldChar w:fldCharType="end"/>
        </w:r>
      </w:ins>
    </w:p>
    <w:p w:rsidR="00B631CB" w:rsidRDefault="00B631CB">
      <w:pPr>
        <w:pStyle w:val="TDC1"/>
        <w:rPr>
          <w:ins w:id="63" w:author="Juddy Tatiana Vargas Santofimio" w:date="2026-09-13T15:14:00Z"/>
          <w:rFonts w:asciiTheme="minorHAnsi" w:eastAsiaTheme="minorEastAsia" w:hAnsiTheme="minorHAnsi"/>
          <w:noProof/>
          <w:sz w:val="22"/>
          <w:lang w:eastAsia="es-CO"/>
        </w:rPr>
      </w:pPr>
      <w:ins w:id="64"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"_Toc240204887"</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6.</w:t>
        </w:r>
        <w:r>
          <w:rPr>
            <w:rFonts w:asciiTheme="minorHAnsi" w:eastAsiaTheme="minorEastAsia" w:hAnsiTheme="minorHAnsi"/>
            <w:noProof/>
            <w:sz w:val="22"/>
            <w:lang w:eastAsia="es-CO"/>
          </w:rPr>
          <w:tab/>
        </w:r>
        <w:r w:rsidRPr="00942D51">
          <w:rPr>
            <w:rStyle w:val="Hipervnculo"/>
            <w:noProof/>
          </w:rPr>
          <w:t>Definición del MVP y priorización</w:t>
        </w:r>
        <w:r>
          <w:rPr>
            <w:noProof/>
            <w:webHidden/>
          </w:rPr>
          <w:tab/>
        </w:r>
        <w:r>
          <w:rPr>
            <w:noProof/>
            <w:webHidden/>
          </w:rPr>
          <w:fldChar w:fldCharType="begin"/>
        </w:r>
        <w:r>
          <w:rPr>
            <w:noProof/>
            <w:webHidden/>
          </w:rPr>
          <w:instrText xml:space="preserve"> PAGEREF _Toc240204887 \h </w:instrText>
        </w:r>
        <w:r>
          <w:rPr>
            <w:noProof/>
            <w:webHidden/>
          </w:rPr>
        </w:r>
      </w:ins>
      <w:r>
        <w:rPr>
          <w:noProof/>
          <w:webHidden/>
        </w:rPr>
        <w:fldChar w:fldCharType="separate"/>
      </w:r>
      <w:ins w:id="65" w:author="Juddy Tatiana Vargas Santofimio" w:date="2026-09-13T15:14:00Z">
        <w:r>
          <w:rPr>
            <w:noProof/>
            <w:webHidden/>
          </w:rPr>
          <w:t>9</w:t>
        </w:r>
        <w:r>
          <w:rPr>
            <w:noProof/>
            <w:webHidden/>
          </w:rPr>
          <w:fldChar w:fldCharType="end"/>
        </w:r>
        <w:r w:rsidRPr="00942D51">
          <w:rPr>
            <w:rStyle w:val="Hipervnculo"/>
            <w:noProof/>
          </w:rPr>
          <w:fldChar w:fldCharType="end"/>
        </w:r>
      </w:ins>
    </w:p>
    <w:p w:rsidR="00B631CB" w:rsidRDefault="00B631CB">
      <w:pPr>
        <w:pStyle w:val="TDC1"/>
        <w:rPr>
          <w:ins w:id="66" w:author="Juddy Tatiana Vargas Santofimio" w:date="2026-09-13T15:14:00Z"/>
          <w:rFonts w:asciiTheme="minorHAnsi" w:eastAsiaTheme="minorEastAsia" w:hAnsiTheme="minorHAnsi"/>
          <w:noProof/>
          <w:sz w:val="22"/>
          <w:lang w:eastAsia="es-CO"/>
        </w:rPr>
      </w:pPr>
      <w:ins w:id="67"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"_Toc240204888"</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7.</w:t>
        </w:r>
        <w:r>
          <w:rPr>
            <w:rFonts w:asciiTheme="minorHAnsi" w:eastAsiaTheme="minorEastAsia" w:hAnsiTheme="minorHAnsi"/>
            <w:noProof/>
            <w:sz w:val="22"/>
            <w:lang w:eastAsia="es-CO"/>
          </w:rPr>
          <w:tab/>
        </w:r>
        <w:r w:rsidRPr="00942D51">
          <w:rPr>
            <w:rStyle w:val="Hipervnculo"/>
            <w:noProof/>
          </w:rPr>
          <w:t>Experiencia de usuario</w:t>
        </w:r>
        <w:r>
          <w:rPr>
            <w:noProof/>
            <w:webHidden/>
          </w:rPr>
          <w:tab/>
        </w:r>
        <w:r>
          <w:rPr>
            <w:noProof/>
            <w:webHidden/>
          </w:rPr>
          <w:fldChar w:fldCharType="begin"/>
        </w:r>
        <w:r>
          <w:rPr>
            <w:noProof/>
            <w:webHidden/>
          </w:rPr>
          <w:instrText xml:space="preserve"> PAGEREF _Toc240204888 \h </w:instrText>
        </w:r>
        <w:r>
          <w:rPr>
            <w:noProof/>
            <w:webHidden/>
          </w:rPr>
        </w:r>
      </w:ins>
      <w:r>
        <w:rPr>
          <w:noProof/>
          <w:webHidden/>
        </w:rPr>
        <w:fldChar w:fldCharType="separate"/>
      </w:r>
      <w:ins w:id="68" w:author="Juddy Tatiana Vargas Santofimio" w:date="2026-09-13T15:14:00Z">
        <w:r>
          <w:rPr>
            <w:noProof/>
            <w:webHidden/>
          </w:rPr>
          <w:t>9</w:t>
        </w:r>
        <w:r>
          <w:rPr>
            <w:noProof/>
            <w:webHidden/>
          </w:rPr>
          <w:fldChar w:fldCharType="end"/>
        </w:r>
        <w:r w:rsidRPr="00942D51">
          <w:rPr>
            <w:rStyle w:val="Hipervnculo"/>
            <w:noProof/>
          </w:rPr>
          <w:fldChar w:fldCharType="end"/>
        </w:r>
      </w:ins>
    </w:p>
    <w:p w:rsidR="00B631CB" w:rsidRDefault="00B631CB">
      <w:pPr>
        <w:pStyle w:val="TDC1"/>
        <w:rPr>
          <w:ins w:id="69" w:author="Juddy Tatiana Vargas Santofimio" w:date="2026-09-13T15:14:00Z"/>
          <w:rFonts w:asciiTheme="minorHAnsi" w:eastAsiaTheme="minorEastAsia" w:hAnsiTheme="minorHAnsi"/>
          <w:noProof/>
          <w:sz w:val="22"/>
          <w:lang w:eastAsia="es-CO"/>
        </w:rPr>
      </w:pPr>
      <w:ins w:id="70"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"_Toc240204890"</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8.</w:t>
        </w:r>
        <w:r>
          <w:rPr>
            <w:rFonts w:asciiTheme="minorHAnsi" w:eastAsiaTheme="minorEastAsia" w:hAnsiTheme="minorHAnsi"/>
            <w:noProof/>
            <w:sz w:val="22"/>
            <w:lang w:eastAsia="es-CO"/>
          </w:rPr>
          <w:tab/>
        </w:r>
        <w:r w:rsidRPr="00942D51">
          <w:rPr>
            <w:rStyle w:val="Hipervnculo"/>
            <w:noProof/>
          </w:rPr>
          <w:t>Próximos pasos</w:t>
        </w:r>
        <w:r>
          <w:rPr>
            <w:noProof/>
            <w:webHidden/>
          </w:rPr>
          <w:tab/>
        </w:r>
        <w:r>
          <w:rPr>
            <w:noProof/>
            <w:webHidden/>
          </w:rPr>
          <w:fldChar w:fldCharType="begin"/>
        </w:r>
        <w:r>
          <w:rPr>
            <w:noProof/>
            <w:webHidden/>
          </w:rPr>
          <w:instrText xml:space="preserve"> PAGEREF _Toc240204890 \h </w:instrText>
        </w:r>
        <w:r>
          <w:rPr>
            <w:noProof/>
            <w:webHidden/>
          </w:rPr>
        </w:r>
      </w:ins>
      <w:r>
        <w:rPr>
          <w:noProof/>
          <w:webHidden/>
        </w:rPr>
        <w:fldChar w:fldCharType="separate"/>
      </w:r>
      <w:ins w:id="71" w:author="Juddy Tatiana Vargas Santofimio" w:date="2026-09-13T15:14:00Z">
        <w:r>
          <w:rPr>
            <w:noProof/>
            <w:webHidden/>
          </w:rPr>
          <w:t>10</w:t>
        </w:r>
        <w:r>
          <w:rPr>
            <w:noProof/>
            <w:webHidden/>
          </w:rPr>
          <w:fldChar w:fldCharType="end"/>
        </w:r>
        <w:r w:rsidRPr="00942D51">
          <w:rPr>
            <w:rStyle w:val="Hipervnculo"/>
            <w:noProof/>
          </w:rPr>
          <w:fldChar w:fldCharType="end"/>
        </w:r>
      </w:ins>
    </w:p>
    <w:p w:rsidR="00B631CB" w:rsidRDefault="00B631CB">
      <w:pPr>
        <w:pStyle w:val="TDC1"/>
        <w:rPr>
          <w:ins w:id="72" w:author="Juddy Tatiana Vargas Santofimio" w:date="2026-09-13T15:14:00Z"/>
          <w:rFonts w:asciiTheme="minorHAnsi" w:eastAsiaTheme="minorEastAsia" w:hAnsiTheme="minorHAnsi"/>
          <w:noProof/>
          <w:sz w:val="22"/>
          <w:lang w:eastAsia="es-CO"/>
        </w:rPr>
      </w:pPr>
      <w:ins w:id="73"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"_Toc240204891"</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ANEXO A.</w:t>
        </w:r>
        <w:r>
          <w:rPr>
            <w:rFonts w:asciiTheme="minorHAnsi" w:eastAsiaTheme="minorEastAsia" w:hAnsiTheme="minorHAnsi"/>
            <w:noProof/>
            <w:sz w:val="22"/>
            <w:lang w:eastAsia="es-CO"/>
          </w:rPr>
          <w:tab/>
        </w:r>
        <w:r w:rsidRPr="00942D51">
          <w:rPr>
            <w:rStyle w:val="Hipervnculo"/>
            <w:noProof/>
          </w:rPr>
          <w:t>Casos de uso</w:t>
        </w:r>
        <w:r>
          <w:rPr>
            <w:noProof/>
            <w:webHidden/>
          </w:rPr>
          <w:tab/>
        </w:r>
        <w:r>
          <w:rPr>
            <w:noProof/>
            <w:webHidden/>
          </w:rPr>
          <w:fldChar w:fldCharType="begin"/>
        </w:r>
        <w:r>
          <w:rPr>
            <w:noProof/>
            <w:webHidden/>
          </w:rPr>
          <w:instrText xml:space="preserve"> PAGEREF _Toc240204891 \h </w:instrText>
        </w:r>
        <w:r>
          <w:rPr>
            <w:noProof/>
            <w:webHidden/>
          </w:rPr>
        </w:r>
      </w:ins>
      <w:r>
        <w:rPr>
          <w:noProof/>
          <w:webHidden/>
        </w:rPr>
        <w:fldChar w:fldCharType="separate"/>
      </w:r>
      <w:ins w:id="74" w:author="Juddy Tatiana Vargas Santofimio" w:date="2026-09-13T15:14:00Z">
        <w:r>
          <w:rPr>
            <w:noProof/>
            <w:webHidden/>
          </w:rPr>
          <w:t>11</w:t>
        </w:r>
        <w:r>
          <w:rPr>
            <w:noProof/>
            <w:webHidden/>
          </w:rPr>
          <w:fldChar w:fldCharType="end"/>
        </w:r>
        <w:r w:rsidRPr="00942D51">
          <w:rPr>
            <w:rStyle w:val="Hipervnculo"/>
            <w:noProof/>
          </w:rPr>
          <w:fldChar w:fldCharType="end"/>
        </w:r>
      </w:ins>
    </w:p>
    <w:p w:rsidR="00B631CB" w:rsidRDefault="00B631CB">
      <w:pPr>
        <w:pStyle w:val="TDC1"/>
        <w:rPr>
          <w:ins w:id="75" w:author="Juddy Tatiana Vargas Santofimio" w:date="2026-09-13T15:14:00Z"/>
          <w:rFonts w:asciiTheme="minorHAnsi" w:eastAsiaTheme="minorEastAsia" w:hAnsiTheme="minorHAnsi"/>
          <w:noProof/>
          <w:sz w:val="22"/>
          <w:lang w:eastAsia="es-CO"/>
        </w:rPr>
      </w:pPr>
      <w:ins w:id="76"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"_Toc240204892"</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ANEXO B.</w:t>
        </w:r>
        <w:r>
          <w:rPr>
            <w:rFonts w:asciiTheme="minorHAnsi" w:eastAsiaTheme="minorEastAsia" w:hAnsiTheme="minorHAnsi"/>
            <w:noProof/>
            <w:sz w:val="22"/>
            <w:lang w:eastAsia="es-CO"/>
          </w:rPr>
          <w:tab/>
        </w:r>
        <w:r w:rsidRPr="00942D51">
          <w:rPr>
            <w:rStyle w:val="Hipervnculo"/>
            <w:noProof/>
          </w:rPr>
          <w:t>Diagramas</w:t>
        </w:r>
        <w:r>
          <w:rPr>
            <w:noProof/>
            <w:webHidden/>
          </w:rPr>
          <w:tab/>
        </w:r>
        <w:r>
          <w:rPr>
            <w:noProof/>
            <w:webHidden/>
          </w:rPr>
          <w:fldChar w:fldCharType="begin"/>
        </w:r>
        <w:r>
          <w:rPr>
            <w:noProof/>
            <w:webHidden/>
          </w:rPr>
          <w:instrText xml:space="preserve"> PAGEREF _Toc240204892 \h </w:instrText>
        </w:r>
        <w:r>
          <w:rPr>
            <w:noProof/>
            <w:webHidden/>
          </w:rPr>
        </w:r>
      </w:ins>
      <w:r>
        <w:rPr>
          <w:noProof/>
          <w:webHidden/>
        </w:rPr>
        <w:fldChar w:fldCharType="separate"/>
      </w:r>
      <w:ins w:id="77" w:author="Juddy Tatiana Vargas Santofimio" w:date="2026-09-13T15:14:00Z">
        <w:r>
          <w:rPr>
            <w:noProof/>
            <w:webHidden/>
          </w:rPr>
          <w:t>18</w:t>
        </w:r>
        <w:r>
          <w:rPr>
            <w:noProof/>
            <w:webHidden/>
          </w:rPr>
          <w:fldChar w:fldCharType="end"/>
        </w:r>
        <w:r w:rsidRPr="00942D51">
          <w:rPr>
            <w:rStyle w:val="Hipervnculo"/>
            <w:noProof/>
          </w:rPr>
          <w:fldChar w:fldCharType="end"/>
        </w:r>
      </w:ins>
    </w:p>
    <w:p w:rsidR="000A712B" w:rsidDel="00B631CB" w:rsidRDefault="000A712B">
      <w:pPr>
        <w:pStyle w:val="TDC1"/>
        <w:rPr>
          <w:del w:id="78" w:author="Juddy Tatiana Vargas Santofimio" w:date="2026-09-13T15:14:00Z"/>
          <w:rFonts w:asciiTheme="minorHAnsi" w:eastAsiaTheme="minorEastAsia" w:hAnsiTheme="minorHAnsi"/>
          <w:noProof/>
          <w:sz w:val="22"/>
          <w:lang w:eastAsia="es-CO"/>
        </w:rPr>
      </w:pPr>
      <w:del w:id="79" w:author="Juddy Tatiana Vargas Santofimio" w:date="2026-09-13T15:14:00Z">
        <w:r w:rsidRPr="00B631CB" w:rsidDel="00B631CB">
          <w:rPr>
            <w:rStyle w:val="Hipervnculo"/>
            <w:noProof/>
            <w:rPrChange w:id="80" w:author="Juddy Tatiana Vargas Santofimio" w:date="2026-09-13T15:14:00Z">
              <w:rPr>
                <w:rStyle w:val="Hipervnculo"/>
                <w:noProof/>
              </w:rPr>
            </w:rPrChange>
          </w:rPr>
          <w:delText>1.</w:delText>
        </w:r>
        <w:r w:rsidDel="00B631CB">
          <w:rPr>
            <w:rFonts w:asciiTheme="minorHAnsi" w:eastAsiaTheme="minorEastAsia" w:hAnsiTheme="minorHAnsi"/>
            <w:noProof/>
            <w:sz w:val="22"/>
            <w:lang w:eastAsia="es-CO"/>
          </w:rPr>
          <w:tab/>
        </w:r>
        <w:r w:rsidRPr="00B631CB" w:rsidDel="00B631CB">
          <w:rPr>
            <w:rStyle w:val="Hipervnculo"/>
            <w:noProof/>
            <w:rPrChange w:id="81" w:author="Juddy Tatiana Vargas Santofimio" w:date="2026-09-13T15:14:00Z">
              <w:rPr>
                <w:rStyle w:val="Hipervnculo"/>
                <w:noProof/>
              </w:rPr>
            </w:rPrChange>
          </w:rPr>
          <w:delText>Resumen ejecutivo</w:delText>
        </w:r>
        <w:r w:rsidDel="00B631CB">
          <w:rPr>
            <w:noProof/>
            <w:webHidden/>
          </w:rPr>
          <w:tab/>
          <w:delText>2</w:delText>
        </w:r>
      </w:del>
    </w:p>
    <w:p w:rsidR="000A712B" w:rsidDel="00B631CB" w:rsidRDefault="000A712B">
      <w:pPr>
        <w:pStyle w:val="TDC1"/>
        <w:rPr>
          <w:del w:id="82" w:author="Juddy Tatiana Vargas Santofimio" w:date="2026-09-13T15:14:00Z"/>
          <w:rFonts w:asciiTheme="minorHAnsi" w:eastAsiaTheme="minorEastAsia" w:hAnsiTheme="minorHAnsi"/>
          <w:noProof/>
          <w:sz w:val="22"/>
          <w:lang w:eastAsia="es-CO"/>
        </w:rPr>
      </w:pPr>
      <w:del w:id="83" w:author="Juddy Tatiana Vargas Santofimio" w:date="2026-09-13T15:14:00Z">
        <w:r w:rsidRPr="00B631CB" w:rsidDel="00B631CB">
          <w:rPr>
            <w:rStyle w:val="Hipervnculo"/>
            <w:noProof/>
            <w:rPrChange w:id="84" w:author="Juddy Tatiana Vargas Santofimio" w:date="2026-09-13T15:14:00Z">
              <w:rPr>
                <w:rStyle w:val="Hipervnculo"/>
                <w:noProof/>
              </w:rPr>
            </w:rPrChange>
          </w:rPr>
          <w:delText>2.</w:delText>
        </w:r>
        <w:r w:rsidDel="00B631CB">
          <w:rPr>
            <w:rFonts w:asciiTheme="minorHAnsi" w:eastAsiaTheme="minorEastAsia" w:hAnsiTheme="minorHAnsi"/>
            <w:noProof/>
            <w:sz w:val="22"/>
            <w:lang w:eastAsia="es-CO"/>
          </w:rPr>
          <w:tab/>
        </w:r>
        <w:r w:rsidRPr="00B631CB" w:rsidDel="00B631CB">
          <w:rPr>
            <w:rStyle w:val="Hipervnculo"/>
            <w:noProof/>
            <w:rPrChange w:id="85" w:author="Juddy Tatiana Vargas Santofimio" w:date="2026-09-13T15:14:00Z">
              <w:rPr>
                <w:rStyle w:val="Hipervnculo"/>
                <w:noProof/>
              </w:rPr>
            </w:rPrChange>
          </w:rPr>
          <w:delText>Dominio</w:delText>
        </w:r>
        <w:r w:rsidDel="00B631CB">
          <w:rPr>
            <w:noProof/>
            <w:webHidden/>
          </w:rPr>
          <w:tab/>
          <w:delText>3</w:delText>
        </w:r>
      </w:del>
    </w:p>
    <w:p w:rsidR="000A712B" w:rsidDel="00B631CB" w:rsidRDefault="000A712B">
      <w:pPr>
        <w:pStyle w:val="TDC1"/>
        <w:rPr>
          <w:del w:id="86" w:author="Juddy Tatiana Vargas Santofimio" w:date="2026-09-13T15:14:00Z"/>
          <w:rFonts w:asciiTheme="minorHAnsi" w:eastAsiaTheme="minorEastAsia" w:hAnsiTheme="minorHAnsi"/>
          <w:noProof/>
          <w:sz w:val="22"/>
          <w:lang w:eastAsia="es-CO"/>
        </w:rPr>
      </w:pPr>
      <w:del w:id="87" w:author="Juddy Tatiana Vargas Santofimio" w:date="2026-09-13T15:14:00Z">
        <w:r w:rsidRPr="00B631CB" w:rsidDel="00B631CB">
          <w:rPr>
            <w:rStyle w:val="Hipervnculo"/>
            <w:noProof/>
            <w:rPrChange w:id="88" w:author="Juddy Tatiana Vargas Santofimio" w:date="2026-09-13T15:14:00Z">
              <w:rPr>
                <w:rStyle w:val="Hipervnculo"/>
                <w:noProof/>
              </w:rPr>
            </w:rPrChange>
          </w:rPr>
          <w:delText>3.</w:delText>
        </w:r>
        <w:r w:rsidDel="00B631CB">
          <w:rPr>
            <w:rFonts w:asciiTheme="minorHAnsi" w:eastAsiaTheme="minorEastAsia" w:hAnsiTheme="minorHAnsi"/>
            <w:noProof/>
            <w:sz w:val="22"/>
            <w:lang w:eastAsia="es-CO"/>
          </w:rPr>
          <w:tab/>
        </w:r>
        <w:r w:rsidRPr="00B631CB" w:rsidDel="00B631CB">
          <w:rPr>
            <w:rStyle w:val="Hipervnculo"/>
            <w:noProof/>
            <w:rPrChange w:id="89" w:author="Juddy Tatiana Vargas Santofimio" w:date="2026-09-13T15:14:00Z">
              <w:rPr>
                <w:rStyle w:val="Hipervnculo"/>
                <w:noProof/>
              </w:rPr>
            </w:rPrChange>
          </w:rPr>
          <w:delText>Requerimientos funcionales</w:delText>
        </w:r>
        <w:r w:rsidDel="00B631CB">
          <w:rPr>
            <w:noProof/>
            <w:webHidden/>
          </w:rPr>
          <w:tab/>
          <w:delText>4</w:delText>
        </w:r>
      </w:del>
    </w:p>
    <w:p w:rsidR="000A712B" w:rsidDel="00B631CB" w:rsidRDefault="000A712B">
      <w:pPr>
        <w:pStyle w:val="TDC1"/>
        <w:rPr>
          <w:del w:id="90" w:author="Juddy Tatiana Vargas Santofimio" w:date="2026-09-13T15:14:00Z"/>
          <w:rFonts w:asciiTheme="minorHAnsi" w:eastAsiaTheme="minorEastAsia" w:hAnsiTheme="minorHAnsi"/>
          <w:noProof/>
          <w:sz w:val="22"/>
          <w:lang w:eastAsia="es-CO"/>
        </w:rPr>
      </w:pPr>
      <w:del w:id="91" w:author="Juddy Tatiana Vargas Santofimio" w:date="2026-09-13T15:14:00Z">
        <w:r w:rsidRPr="00B631CB" w:rsidDel="00B631CB">
          <w:rPr>
            <w:rStyle w:val="Hipervnculo"/>
            <w:noProof/>
            <w:rPrChange w:id="92" w:author="Juddy Tatiana Vargas Santofimio" w:date="2026-09-13T15:14:00Z">
              <w:rPr>
                <w:rStyle w:val="Hipervnculo"/>
                <w:noProof/>
              </w:rPr>
            </w:rPrChange>
          </w:rPr>
          <w:delText>4.</w:delText>
        </w:r>
        <w:r w:rsidDel="00B631CB">
          <w:rPr>
            <w:rFonts w:asciiTheme="minorHAnsi" w:eastAsiaTheme="minorEastAsia" w:hAnsiTheme="minorHAnsi"/>
            <w:noProof/>
            <w:sz w:val="22"/>
            <w:lang w:eastAsia="es-CO"/>
          </w:rPr>
          <w:tab/>
        </w:r>
        <w:r w:rsidRPr="00B631CB" w:rsidDel="00B631CB">
          <w:rPr>
            <w:rStyle w:val="Hipervnculo"/>
            <w:noProof/>
            <w:rPrChange w:id="93" w:author="Juddy Tatiana Vargas Santofimio" w:date="2026-09-13T15:14:00Z">
              <w:rPr>
                <w:rStyle w:val="Hipervnculo"/>
                <w:noProof/>
              </w:rPr>
            </w:rPrChange>
          </w:rPr>
          <w:delText>Requerimientos no funcionales</w:delText>
        </w:r>
        <w:r w:rsidDel="00B631CB">
          <w:rPr>
            <w:noProof/>
            <w:webHidden/>
          </w:rPr>
          <w:tab/>
          <w:delText>7</w:delText>
        </w:r>
      </w:del>
    </w:p>
    <w:p w:rsidR="000A712B" w:rsidDel="00B631CB" w:rsidRDefault="000A712B">
      <w:pPr>
        <w:pStyle w:val="TDC1"/>
        <w:rPr>
          <w:del w:id="94" w:author="Juddy Tatiana Vargas Santofimio" w:date="2026-09-13T15:14:00Z"/>
          <w:rFonts w:asciiTheme="minorHAnsi" w:eastAsiaTheme="minorEastAsia" w:hAnsiTheme="minorHAnsi"/>
          <w:noProof/>
          <w:sz w:val="22"/>
          <w:lang w:eastAsia="es-CO"/>
        </w:rPr>
      </w:pPr>
      <w:del w:id="95" w:author="Juddy Tatiana Vargas Santofimio" w:date="2026-09-13T15:14:00Z">
        <w:r w:rsidRPr="00B631CB" w:rsidDel="00B631CB">
          <w:rPr>
            <w:rStyle w:val="Hipervnculo"/>
            <w:noProof/>
            <w:rPrChange w:id="96" w:author="Juddy Tatiana Vargas Santofimio" w:date="2026-09-13T15:14:00Z">
              <w:rPr>
                <w:rStyle w:val="Hipervnculo"/>
                <w:noProof/>
              </w:rPr>
            </w:rPrChange>
          </w:rPr>
          <w:delText>5.</w:delText>
        </w:r>
        <w:r w:rsidDel="00B631CB">
          <w:rPr>
            <w:rFonts w:asciiTheme="minorHAnsi" w:eastAsiaTheme="minorEastAsia" w:hAnsiTheme="minorHAnsi"/>
            <w:noProof/>
            <w:sz w:val="22"/>
            <w:lang w:eastAsia="es-CO"/>
          </w:rPr>
          <w:tab/>
        </w:r>
        <w:r w:rsidRPr="00B631CB" w:rsidDel="00B631CB">
          <w:rPr>
            <w:rStyle w:val="Hipervnculo"/>
            <w:noProof/>
            <w:rPrChange w:id="97" w:author="Juddy Tatiana Vargas Santofimio" w:date="2026-09-13T15:14:00Z">
              <w:rPr>
                <w:rStyle w:val="Hipervnculo"/>
                <w:noProof/>
              </w:rPr>
            </w:rPrChange>
          </w:rPr>
          <w:delText>Reglas de negocio y control de acceso</w:delText>
        </w:r>
        <w:r w:rsidDel="00B631CB">
          <w:rPr>
            <w:noProof/>
            <w:webHidden/>
          </w:rPr>
          <w:tab/>
          <w:delText>8</w:delText>
        </w:r>
      </w:del>
    </w:p>
    <w:p w:rsidR="000A712B" w:rsidDel="00B631CB" w:rsidRDefault="000A712B">
      <w:pPr>
        <w:pStyle w:val="TDC1"/>
        <w:rPr>
          <w:del w:id="98" w:author="Juddy Tatiana Vargas Santofimio" w:date="2026-09-13T15:14:00Z"/>
          <w:rFonts w:asciiTheme="minorHAnsi" w:eastAsiaTheme="minorEastAsia" w:hAnsiTheme="minorHAnsi"/>
          <w:noProof/>
          <w:sz w:val="22"/>
          <w:lang w:eastAsia="es-CO"/>
        </w:rPr>
      </w:pPr>
      <w:del w:id="99" w:author="Juddy Tatiana Vargas Santofimio" w:date="2026-09-13T15:14:00Z">
        <w:r w:rsidRPr="00B631CB" w:rsidDel="00B631CB">
          <w:rPr>
            <w:rStyle w:val="Hipervnculo"/>
            <w:noProof/>
            <w:rPrChange w:id="100" w:author="Juddy Tatiana Vargas Santofimio" w:date="2026-09-13T15:14:00Z">
              <w:rPr>
                <w:rStyle w:val="Hipervnculo"/>
                <w:noProof/>
              </w:rPr>
            </w:rPrChange>
          </w:rPr>
          <w:delText>6.</w:delText>
        </w:r>
        <w:r w:rsidDel="00B631CB">
          <w:rPr>
            <w:rFonts w:asciiTheme="minorHAnsi" w:eastAsiaTheme="minorEastAsia" w:hAnsiTheme="minorHAnsi"/>
            <w:noProof/>
            <w:sz w:val="22"/>
            <w:lang w:eastAsia="es-CO"/>
          </w:rPr>
          <w:tab/>
        </w:r>
        <w:r w:rsidRPr="00B631CB" w:rsidDel="00B631CB">
          <w:rPr>
            <w:rStyle w:val="Hipervnculo"/>
            <w:noProof/>
            <w:rPrChange w:id="101" w:author="Juddy Tatiana Vargas Santofimio" w:date="2026-09-13T15:14:00Z">
              <w:rPr>
                <w:rStyle w:val="Hipervnculo"/>
                <w:noProof/>
              </w:rPr>
            </w:rPrChange>
          </w:rPr>
          <w:delText>Definición del MVP y priorización</w:delText>
        </w:r>
        <w:r w:rsidDel="00B631CB">
          <w:rPr>
            <w:noProof/>
            <w:webHidden/>
          </w:rPr>
          <w:tab/>
          <w:delText>10</w:delText>
        </w:r>
      </w:del>
    </w:p>
    <w:p w:rsidR="000A712B" w:rsidDel="00B631CB" w:rsidRDefault="000A712B">
      <w:pPr>
        <w:pStyle w:val="TDC1"/>
        <w:rPr>
          <w:del w:id="102" w:author="Juddy Tatiana Vargas Santofimio" w:date="2026-09-13T15:14:00Z"/>
          <w:rFonts w:asciiTheme="minorHAnsi" w:eastAsiaTheme="minorEastAsia" w:hAnsiTheme="minorHAnsi"/>
          <w:noProof/>
          <w:sz w:val="22"/>
          <w:lang w:eastAsia="es-CO"/>
        </w:rPr>
      </w:pPr>
      <w:del w:id="103" w:author="Juddy Tatiana Vargas Santofimio" w:date="2026-09-13T15:14:00Z">
        <w:r w:rsidRPr="00B631CB" w:rsidDel="00B631CB">
          <w:rPr>
            <w:rStyle w:val="Hipervnculo"/>
            <w:noProof/>
            <w:rPrChange w:id="104" w:author="Juddy Tatiana Vargas Santofimio" w:date="2026-09-13T15:14:00Z">
              <w:rPr>
                <w:rStyle w:val="Hipervnculo"/>
                <w:noProof/>
              </w:rPr>
            </w:rPrChange>
          </w:rPr>
          <w:delText>7.</w:delText>
        </w:r>
        <w:r w:rsidDel="00B631CB">
          <w:rPr>
            <w:rFonts w:asciiTheme="minorHAnsi" w:eastAsiaTheme="minorEastAsia" w:hAnsiTheme="minorHAnsi"/>
            <w:noProof/>
            <w:sz w:val="22"/>
            <w:lang w:eastAsia="es-CO"/>
          </w:rPr>
          <w:tab/>
        </w:r>
        <w:r w:rsidRPr="00B631CB" w:rsidDel="00B631CB">
          <w:rPr>
            <w:rStyle w:val="Hipervnculo"/>
            <w:noProof/>
            <w:rPrChange w:id="105" w:author="Juddy Tatiana Vargas Santofimio" w:date="2026-09-13T15:14:00Z">
              <w:rPr>
                <w:rStyle w:val="Hipervnculo"/>
                <w:noProof/>
              </w:rPr>
            </w:rPrChange>
          </w:rPr>
          <w:delText>Experiencia de usuario</w:delText>
        </w:r>
        <w:r w:rsidDel="00B631CB">
          <w:rPr>
            <w:noProof/>
            <w:webHidden/>
          </w:rPr>
          <w:tab/>
          <w:delText>10</w:delText>
        </w:r>
      </w:del>
    </w:p>
    <w:p w:rsidR="000A712B" w:rsidDel="00B631CB" w:rsidRDefault="000A712B">
      <w:pPr>
        <w:pStyle w:val="TDC1"/>
        <w:rPr>
          <w:del w:id="106" w:author="Juddy Tatiana Vargas Santofimio" w:date="2026-09-13T15:14:00Z"/>
          <w:rFonts w:asciiTheme="minorHAnsi" w:eastAsiaTheme="minorEastAsia" w:hAnsiTheme="minorHAnsi"/>
          <w:noProof/>
          <w:sz w:val="22"/>
          <w:lang w:eastAsia="es-CO"/>
        </w:rPr>
      </w:pPr>
      <w:del w:id="107" w:author="Juddy Tatiana Vargas Santofimio" w:date="2026-09-13T15:14:00Z">
        <w:r w:rsidRPr="00B631CB" w:rsidDel="00B631CB">
          <w:rPr>
            <w:rStyle w:val="Hipervnculo"/>
            <w:noProof/>
            <w:rPrChange w:id="108" w:author="Juddy Tatiana Vargas Santofimio" w:date="2026-09-13T15:14:00Z">
              <w:rPr>
                <w:rStyle w:val="Hipervnculo"/>
                <w:noProof/>
              </w:rPr>
            </w:rPrChange>
          </w:rPr>
          <w:delText>8.</w:delText>
        </w:r>
        <w:r w:rsidDel="00B631CB">
          <w:rPr>
            <w:rFonts w:asciiTheme="minorHAnsi" w:eastAsiaTheme="minorEastAsia" w:hAnsiTheme="minorHAnsi"/>
            <w:noProof/>
            <w:sz w:val="22"/>
            <w:lang w:eastAsia="es-CO"/>
          </w:rPr>
          <w:tab/>
        </w:r>
        <w:r w:rsidRPr="00B631CB" w:rsidDel="00B631CB">
          <w:rPr>
            <w:rStyle w:val="Hipervnculo"/>
            <w:noProof/>
            <w:rPrChange w:id="109" w:author="Juddy Tatiana Vargas Santofimio" w:date="2026-09-13T15:14:00Z">
              <w:rPr>
                <w:rStyle w:val="Hipervnculo"/>
                <w:noProof/>
              </w:rPr>
            </w:rPrChange>
          </w:rPr>
          <w:delText>Próximos pasos</w:delText>
        </w:r>
        <w:r w:rsidDel="00B631CB">
          <w:rPr>
            <w:noProof/>
            <w:webHidden/>
          </w:rPr>
          <w:tab/>
          <w:delText>11</w:delText>
        </w:r>
      </w:del>
    </w:p>
    <w:p w:rsidR="000A712B" w:rsidDel="00B631CB" w:rsidRDefault="000A712B">
      <w:pPr>
        <w:pStyle w:val="TDC1"/>
        <w:rPr>
          <w:del w:id="110" w:author="Juddy Tatiana Vargas Santofimio" w:date="2026-09-13T15:14:00Z"/>
          <w:rFonts w:asciiTheme="minorHAnsi" w:eastAsiaTheme="minorEastAsia" w:hAnsiTheme="minorHAnsi"/>
          <w:noProof/>
          <w:sz w:val="22"/>
          <w:lang w:eastAsia="es-CO"/>
        </w:rPr>
        <w:pPrChange w:id="111" w:author="Juddy Tatiana Vargas Santofimio" w:date="2026-09-09T21:13:00Z">
          <w:pPr>
            <w:pStyle w:val="TDC1"/>
            <w:tabs>
              <w:tab w:val="left" w:pos="1418"/>
            </w:tabs>
          </w:pPr>
        </w:pPrChange>
      </w:pPr>
      <w:del w:id="112" w:author="Juddy Tatiana Vargas Santofimio" w:date="2026-09-13T15:14:00Z">
        <w:r w:rsidRPr="00B631CB" w:rsidDel="00B631CB">
          <w:rPr>
            <w:rStyle w:val="Hipervnculo"/>
            <w:noProof/>
            <w:rPrChange w:id="113" w:author="Juddy Tatiana Vargas Santofimio" w:date="2026-09-13T15:14:00Z">
              <w:rPr>
                <w:rStyle w:val="Hipervnculo"/>
                <w:noProof/>
              </w:rPr>
            </w:rPrChange>
          </w:rPr>
          <w:delText>ANEXO A.</w:delText>
        </w:r>
        <w:r w:rsidDel="00B631CB">
          <w:rPr>
            <w:rFonts w:asciiTheme="minorHAnsi" w:eastAsiaTheme="minorEastAsia" w:hAnsiTheme="minorHAnsi"/>
            <w:noProof/>
            <w:sz w:val="22"/>
            <w:lang w:eastAsia="es-CO"/>
          </w:rPr>
          <w:tab/>
        </w:r>
        <w:r w:rsidRPr="00B631CB" w:rsidDel="00B631CB">
          <w:rPr>
            <w:rStyle w:val="Hipervnculo"/>
            <w:noProof/>
            <w:rPrChange w:id="114" w:author="Juddy Tatiana Vargas Santofimio" w:date="2026-09-13T15:14:00Z">
              <w:rPr>
                <w:rStyle w:val="Hipervnculo"/>
                <w:noProof/>
              </w:rPr>
            </w:rPrChange>
          </w:rPr>
          <w:delText>Casos de uso</w:delText>
        </w:r>
        <w:r w:rsidDel="00B631CB">
          <w:rPr>
            <w:noProof/>
            <w:webHidden/>
          </w:rPr>
          <w:tab/>
          <w:delText>13</w:delText>
        </w:r>
      </w:del>
    </w:p>
    <w:p w:rsidR="000A712B" w:rsidDel="00B631CB" w:rsidRDefault="000A712B">
      <w:pPr>
        <w:pStyle w:val="TDC1"/>
        <w:rPr>
          <w:del w:id="115" w:author="Juddy Tatiana Vargas Santofimio" w:date="2026-09-13T15:14:00Z"/>
          <w:rFonts w:asciiTheme="minorHAnsi" w:eastAsiaTheme="minorEastAsia" w:hAnsiTheme="minorHAnsi"/>
          <w:noProof/>
          <w:sz w:val="22"/>
          <w:lang w:eastAsia="es-CO"/>
        </w:rPr>
        <w:pPrChange w:id="116" w:author="Juddy Tatiana Vargas Santofimio" w:date="2026-09-09T21:13:00Z">
          <w:pPr>
            <w:pStyle w:val="TDC1"/>
            <w:tabs>
              <w:tab w:val="left" w:pos="1320"/>
            </w:tabs>
          </w:pPr>
        </w:pPrChange>
      </w:pPr>
      <w:del w:id="117" w:author="Juddy Tatiana Vargas Santofimio" w:date="2026-09-13T15:14:00Z">
        <w:r w:rsidRPr="00B631CB" w:rsidDel="00B631CB">
          <w:rPr>
            <w:rStyle w:val="Hipervnculo"/>
            <w:noProof/>
            <w:rPrChange w:id="118" w:author="Juddy Tatiana Vargas Santofimio" w:date="2026-09-13T15:14:00Z">
              <w:rPr>
                <w:rStyle w:val="Hipervnculo"/>
                <w:noProof/>
              </w:rPr>
            </w:rPrChange>
          </w:rPr>
          <w:delText>ANEXO B.</w:delText>
        </w:r>
        <w:r w:rsidDel="00B631CB">
          <w:rPr>
            <w:rFonts w:asciiTheme="minorHAnsi" w:eastAsiaTheme="minorEastAsia" w:hAnsiTheme="minorHAnsi"/>
            <w:noProof/>
            <w:sz w:val="22"/>
            <w:lang w:eastAsia="es-CO"/>
          </w:rPr>
          <w:tab/>
        </w:r>
        <w:r w:rsidRPr="00B631CB" w:rsidDel="00B631CB">
          <w:rPr>
            <w:rStyle w:val="Hipervnculo"/>
            <w:noProof/>
            <w:rPrChange w:id="119" w:author="Juddy Tatiana Vargas Santofimio" w:date="2026-09-13T15:14:00Z">
              <w:rPr>
                <w:rStyle w:val="Hipervnculo"/>
                <w:noProof/>
              </w:rPr>
            </w:rPrChange>
          </w:rPr>
          <w:delText>Diagramas</w:delText>
        </w:r>
        <w:r w:rsidDel="00B631CB">
          <w:rPr>
            <w:noProof/>
            <w:webHidden/>
          </w:rPr>
          <w:tab/>
          <w:delText>21</w:delText>
        </w:r>
      </w:del>
    </w:p>
    <w:p w:rsidR="001363BC" w:rsidDel="000A712B" w:rsidRDefault="001363BC">
      <w:pPr>
        <w:pStyle w:val="TDC1"/>
        <w:rPr>
          <w:del w:id="120" w:author="Juddy Tatiana Vargas Santofimio" w:date="2026-09-07T20:09:00Z"/>
          <w:rFonts w:asciiTheme="minorHAnsi" w:eastAsiaTheme="minorEastAsia" w:hAnsiTheme="minorHAnsi"/>
          <w:noProof/>
          <w:sz w:val="22"/>
          <w:lang w:eastAsia="es-CO"/>
        </w:rPr>
      </w:pPr>
      <w:del w:id="121" w:author="Juddy Tatiana Vargas Santofimio" w:date="2026-09-07T20:09:00Z">
        <w:r w:rsidRPr="000A712B" w:rsidDel="000A712B">
          <w:rPr>
            <w:rStyle w:val="Hipervnculo"/>
            <w:noProof/>
          </w:rPr>
          <w:delText>1.</w:delText>
        </w:r>
        <w:r w:rsidDel="000A712B">
          <w:rPr>
            <w:rFonts w:asciiTheme="minorHAnsi" w:eastAsiaTheme="minorEastAsia" w:hAnsiTheme="minorHAnsi"/>
            <w:noProof/>
            <w:sz w:val="22"/>
            <w:lang w:eastAsia="es-CO"/>
          </w:rPr>
          <w:tab/>
        </w:r>
        <w:r w:rsidRPr="000A712B" w:rsidDel="000A712B">
          <w:rPr>
            <w:rStyle w:val="Hipervnculo"/>
            <w:noProof/>
          </w:rPr>
          <w:delText>Resumen ejecutivo</w:delText>
        </w:r>
        <w:r w:rsidDel="000A712B">
          <w:rPr>
            <w:noProof/>
            <w:webHidden/>
          </w:rPr>
          <w:tab/>
          <w:delText>2</w:delText>
        </w:r>
      </w:del>
    </w:p>
    <w:p w:rsidR="001363BC" w:rsidDel="000A712B" w:rsidRDefault="001363BC">
      <w:pPr>
        <w:pStyle w:val="TDC1"/>
        <w:rPr>
          <w:del w:id="122" w:author="Juddy Tatiana Vargas Santofimio" w:date="2026-09-07T20:09:00Z"/>
          <w:rFonts w:asciiTheme="minorHAnsi" w:eastAsiaTheme="minorEastAsia" w:hAnsiTheme="minorHAnsi"/>
          <w:noProof/>
          <w:sz w:val="22"/>
          <w:lang w:eastAsia="es-CO"/>
        </w:rPr>
      </w:pPr>
      <w:del w:id="123" w:author="Juddy Tatiana Vargas Santofimio" w:date="2026-09-07T20:09:00Z">
        <w:r w:rsidRPr="000A712B" w:rsidDel="000A712B">
          <w:rPr>
            <w:rStyle w:val="Hipervnculo"/>
            <w:noProof/>
          </w:rPr>
          <w:delText>2.</w:delText>
        </w:r>
        <w:r w:rsidDel="000A712B">
          <w:rPr>
            <w:rFonts w:asciiTheme="minorHAnsi" w:eastAsiaTheme="minorEastAsia" w:hAnsiTheme="minorHAnsi"/>
            <w:noProof/>
            <w:sz w:val="22"/>
            <w:lang w:eastAsia="es-CO"/>
          </w:rPr>
          <w:tab/>
        </w:r>
        <w:r w:rsidRPr="000A712B" w:rsidDel="000A712B">
          <w:rPr>
            <w:rStyle w:val="Hipervnculo"/>
            <w:noProof/>
          </w:rPr>
          <w:delText>Dominio</w:delText>
        </w:r>
        <w:r w:rsidDel="000A712B">
          <w:rPr>
            <w:noProof/>
            <w:webHidden/>
          </w:rPr>
          <w:tab/>
          <w:delText>3</w:delText>
        </w:r>
      </w:del>
    </w:p>
    <w:p w:rsidR="001363BC" w:rsidDel="000A712B" w:rsidRDefault="001363BC">
      <w:pPr>
        <w:pStyle w:val="TDC1"/>
        <w:rPr>
          <w:del w:id="124" w:author="Juddy Tatiana Vargas Santofimio" w:date="2026-09-07T20:09:00Z"/>
          <w:rFonts w:asciiTheme="minorHAnsi" w:eastAsiaTheme="minorEastAsia" w:hAnsiTheme="minorHAnsi"/>
          <w:noProof/>
          <w:sz w:val="22"/>
          <w:lang w:eastAsia="es-CO"/>
        </w:rPr>
      </w:pPr>
      <w:del w:id="125" w:author="Juddy Tatiana Vargas Santofimio" w:date="2026-09-07T20:09:00Z">
        <w:r w:rsidRPr="000A712B" w:rsidDel="000A712B">
          <w:rPr>
            <w:rStyle w:val="Hipervnculo"/>
            <w:noProof/>
          </w:rPr>
          <w:delText>3.</w:delText>
        </w:r>
        <w:r w:rsidDel="000A712B">
          <w:rPr>
            <w:rFonts w:asciiTheme="minorHAnsi" w:eastAsiaTheme="minorEastAsia" w:hAnsiTheme="minorHAnsi"/>
            <w:noProof/>
            <w:sz w:val="22"/>
            <w:lang w:eastAsia="es-CO"/>
          </w:rPr>
          <w:tab/>
        </w:r>
        <w:r w:rsidRPr="000A712B" w:rsidDel="000A712B">
          <w:rPr>
            <w:rStyle w:val="Hipervnculo"/>
            <w:noProof/>
          </w:rPr>
          <w:delText>Requerimientos funcionales</w:delText>
        </w:r>
        <w:r w:rsidDel="000A712B">
          <w:rPr>
            <w:noProof/>
            <w:webHidden/>
          </w:rPr>
          <w:tab/>
          <w:delText>4</w:delText>
        </w:r>
      </w:del>
    </w:p>
    <w:p w:rsidR="001363BC" w:rsidDel="000A712B" w:rsidRDefault="001363BC">
      <w:pPr>
        <w:pStyle w:val="TDC1"/>
        <w:rPr>
          <w:del w:id="126" w:author="Juddy Tatiana Vargas Santofimio" w:date="2026-09-07T20:09:00Z"/>
          <w:rFonts w:asciiTheme="minorHAnsi" w:eastAsiaTheme="minorEastAsia" w:hAnsiTheme="minorHAnsi"/>
          <w:noProof/>
          <w:sz w:val="22"/>
          <w:lang w:eastAsia="es-CO"/>
        </w:rPr>
      </w:pPr>
      <w:del w:id="127" w:author="Juddy Tatiana Vargas Santofimio" w:date="2026-09-07T20:09:00Z">
        <w:r w:rsidRPr="000A712B" w:rsidDel="000A712B">
          <w:rPr>
            <w:rStyle w:val="Hipervnculo"/>
            <w:noProof/>
          </w:rPr>
          <w:delText>4.</w:delText>
        </w:r>
        <w:r w:rsidDel="000A712B">
          <w:rPr>
            <w:rFonts w:asciiTheme="minorHAnsi" w:eastAsiaTheme="minorEastAsia" w:hAnsiTheme="minorHAnsi"/>
            <w:noProof/>
            <w:sz w:val="22"/>
            <w:lang w:eastAsia="es-CO"/>
          </w:rPr>
          <w:tab/>
        </w:r>
        <w:r w:rsidRPr="000A712B" w:rsidDel="000A712B">
          <w:rPr>
            <w:rStyle w:val="Hipervnculo"/>
            <w:noProof/>
          </w:rPr>
          <w:delText>Requerimientos no funcionales</w:delText>
        </w:r>
        <w:r w:rsidDel="000A712B">
          <w:rPr>
            <w:noProof/>
            <w:webHidden/>
          </w:rPr>
          <w:tab/>
          <w:delText>7</w:delText>
        </w:r>
      </w:del>
    </w:p>
    <w:p w:rsidR="001363BC" w:rsidDel="000A712B" w:rsidRDefault="001363BC">
      <w:pPr>
        <w:pStyle w:val="TDC1"/>
        <w:rPr>
          <w:del w:id="128" w:author="Juddy Tatiana Vargas Santofimio" w:date="2026-09-07T20:09:00Z"/>
          <w:rFonts w:asciiTheme="minorHAnsi" w:eastAsiaTheme="minorEastAsia" w:hAnsiTheme="minorHAnsi"/>
          <w:noProof/>
          <w:sz w:val="22"/>
          <w:lang w:eastAsia="es-CO"/>
        </w:rPr>
      </w:pPr>
      <w:del w:id="129" w:author="Juddy Tatiana Vargas Santofimio" w:date="2026-09-07T20:09:00Z">
        <w:r w:rsidRPr="000A712B" w:rsidDel="000A712B">
          <w:rPr>
            <w:rStyle w:val="Hipervnculo"/>
            <w:noProof/>
          </w:rPr>
          <w:delText>5.</w:delText>
        </w:r>
        <w:r w:rsidDel="000A712B">
          <w:rPr>
            <w:rFonts w:asciiTheme="minorHAnsi" w:eastAsiaTheme="minorEastAsia" w:hAnsiTheme="minorHAnsi"/>
            <w:noProof/>
            <w:sz w:val="22"/>
            <w:lang w:eastAsia="es-CO"/>
          </w:rPr>
          <w:tab/>
        </w:r>
        <w:r w:rsidRPr="000A712B" w:rsidDel="000A712B">
          <w:rPr>
            <w:rStyle w:val="Hipervnculo"/>
            <w:noProof/>
          </w:rPr>
          <w:delText>Reglas de negocio y control de acceso</w:delText>
        </w:r>
        <w:r w:rsidDel="000A712B">
          <w:rPr>
            <w:noProof/>
            <w:webHidden/>
          </w:rPr>
          <w:tab/>
          <w:delText>8</w:delText>
        </w:r>
      </w:del>
    </w:p>
    <w:p w:rsidR="001363BC" w:rsidDel="000A712B" w:rsidRDefault="001363BC">
      <w:pPr>
        <w:pStyle w:val="TDC1"/>
        <w:rPr>
          <w:del w:id="130" w:author="Juddy Tatiana Vargas Santofimio" w:date="2026-09-07T20:09:00Z"/>
          <w:rFonts w:asciiTheme="minorHAnsi" w:eastAsiaTheme="minorEastAsia" w:hAnsiTheme="minorHAnsi"/>
          <w:noProof/>
          <w:sz w:val="22"/>
          <w:lang w:eastAsia="es-CO"/>
        </w:rPr>
      </w:pPr>
      <w:del w:id="131" w:author="Juddy Tatiana Vargas Santofimio" w:date="2026-09-07T20:09:00Z">
        <w:r w:rsidRPr="000A712B" w:rsidDel="000A712B">
          <w:rPr>
            <w:rStyle w:val="Hipervnculo"/>
            <w:noProof/>
          </w:rPr>
          <w:delText>6.</w:delText>
        </w:r>
        <w:r w:rsidDel="000A712B">
          <w:rPr>
            <w:rFonts w:asciiTheme="minorHAnsi" w:eastAsiaTheme="minorEastAsia" w:hAnsiTheme="minorHAnsi"/>
            <w:noProof/>
            <w:sz w:val="22"/>
            <w:lang w:eastAsia="es-CO"/>
          </w:rPr>
          <w:tab/>
        </w:r>
        <w:r w:rsidRPr="000A712B" w:rsidDel="000A712B">
          <w:rPr>
            <w:rStyle w:val="Hipervnculo"/>
            <w:noProof/>
          </w:rPr>
          <w:delText>Definición del MVP y priorización</w:delText>
        </w:r>
        <w:r w:rsidDel="000A712B">
          <w:rPr>
            <w:noProof/>
            <w:webHidden/>
          </w:rPr>
          <w:tab/>
          <w:delText>10</w:delText>
        </w:r>
      </w:del>
    </w:p>
    <w:p w:rsidR="001363BC" w:rsidDel="000A712B" w:rsidRDefault="001363BC">
      <w:pPr>
        <w:pStyle w:val="TDC1"/>
        <w:rPr>
          <w:del w:id="132" w:author="Juddy Tatiana Vargas Santofimio" w:date="2026-09-07T20:09:00Z"/>
          <w:rFonts w:asciiTheme="minorHAnsi" w:eastAsiaTheme="minorEastAsia" w:hAnsiTheme="minorHAnsi"/>
          <w:noProof/>
          <w:sz w:val="22"/>
          <w:lang w:eastAsia="es-CO"/>
        </w:rPr>
      </w:pPr>
      <w:del w:id="133" w:author="Juddy Tatiana Vargas Santofimio" w:date="2026-09-07T20:09:00Z">
        <w:r w:rsidRPr="000A712B" w:rsidDel="000A712B">
          <w:rPr>
            <w:rStyle w:val="Hipervnculo"/>
            <w:noProof/>
          </w:rPr>
          <w:delText>7.</w:delText>
        </w:r>
        <w:r w:rsidDel="000A712B">
          <w:rPr>
            <w:rFonts w:asciiTheme="minorHAnsi" w:eastAsiaTheme="minorEastAsia" w:hAnsiTheme="minorHAnsi"/>
            <w:noProof/>
            <w:sz w:val="22"/>
            <w:lang w:eastAsia="es-CO"/>
          </w:rPr>
          <w:tab/>
        </w:r>
        <w:r w:rsidRPr="000A712B" w:rsidDel="000A712B">
          <w:rPr>
            <w:rStyle w:val="Hipervnculo"/>
            <w:noProof/>
          </w:rPr>
          <w:delText>Experiencia de usuario</w:delText>
        </w:r>
        <w:r w:rsidDel="000A712B">
          <w:rPr>
            <w:noProof/>
            <w:webHidden/>
          </w:rPr>
          <w:tab/>
          <w:delText>10</w:delText>
        </w:r>
      </w:del>
    </w:p>
    <w:p w:rsidR="001363BC" w:rsidDel="000A712B" w:rsidRDefault="001363BC">
      <w:pPr>
        <w:pStyle w:val="TDC1"/>
        <w:rPr>
          <w:del w:id="134" w:author="Juddy Tatiana Vargas Santofimio" w:date="2026-09-07T20:09:00Z"/>
          <w:rFonts w:asciiTheme="minorHAnsi" w:eastAsiaTheme="minorEastAsia" w:hAnsiTheme="minorHAnsi"/>
          <w:noProof/>
          <w:sz w:val="22"/>
          <w:lang w:eastAsia="es-CO"/>
        </w:rPr>
      </w:pPr>
      <w:del w:id="135" w:author="Juddy Tatiana Vargas Santofimio" w:date="2026-09-07T20:09:00Z">
        <w:r w:rsidRPr="000A712B" w:rsidDel="000A712B">
          <w:rPr>
            <w:rStyle w:val="Hipervnculo"/>
            <w:noProof/>
          </w:rPr>
          <w:delText>8.</w:delText>
        </w:r>
        <w:r w:rsidDel="000A712B">
          <w:rPr>
            <w:rFonts w:asciiTheme="minorHAnsi" w:eastAsiaTheme="minorEastAsia" w:hAnsiTheme="minorHAnsi"/>
            <w:noProof/>
            <w:sz w:val="22"/>
            <w:lang w:eastAsia="es-CO"/>
          </w:rPr>
          <w:tab/>
        </w:r>
        <w:r w:rsidRPr="000A712B" w:rsidDel="000A712B">
          <w:rPr>
            <w:rStyle w:val="Hipervnculo"/>
            <w:noProof/>
          </w:rPr>
          <w:delText>Próximos pasos</w:delText>
        </w:r>
        <w:r w:rsidDel="000A712B">
          <w:rPr>
            <w:noProof/>
            <w:webHidden/>
          </w:rPr>
          <w:tab/>
          <w:delText>11</w:delText>
        </w:r>
      </w:del>
    </w:p>
    <w:p w:rsidR="001363BC" w:rsidDel="000A712B" w:rsidRDefault="001363BC">
      <w:pPr>
        <w:pStyle w:val="TDC1"/>
        <w:tabs>
          <w:tab w:val="left" w:pos="1320"/>
        </w:tabs>
        <w:rPr>
          <w:del w:id="136" w:author="Juddy Tatiana Vargas Santofimio" w:date="2026-09-07T20:09:00Z"/>
          <w:rFonts w:asciiTheme="minorHAnsi" w:eastAsiaTheme="minorEastAsia" w:hAnsiTheme="minorHAnsi"/>
          <w:noProof/>
          <w:sz w:val="22"/>
          <w:lang w:eastAsia="es-CO"/>
        </w:rPr>
      </w:pPr>
      <w:del w:id="137" w:author="Juddy Tatiana Vargas Santofimio" w:date="2026-09-07T20:09:00Z">
        <w:r w:rsidRPr="000A712B" w:rsidDel="000A712B">
          <w:rPr>
            <w:rStyle w:val="Hipervnculo"/>
            <w:noProof/>
          </w:rPr>
          <w:delText>ANEXO A.</w:delText>
        </w:r>
        <w:r w:rsidDel="000A712B">
          <w:rPr>
            <w:rFonts w:asciiTheme="minorHAnsi" w:eastAsiaTheme="minorEastAsia" w:hAnsiTheme="minorHAnsi"/>
            <w:noProof/>
            <w:sz w:val="22"/>
            <w:lang w:eastAsia="es-CO"/>
          </w:rPr>
          <w:tab/>
        </w:r>
        <w:r w:rsidRPr="000A712B" w:rsidDel="000A712B">
          <w:rPr>
            <w:rStyle w:val="Hipervnculo"/>
            <w:noProof/>
          </w:rPr>
          <w:delText>Casos de uso</w:delText>
        </w:r>
        <w:r w:rsidDel="000A712B">
          <w:rPr>
            <w:noProof/>
            <w:webHidden/>
          </w:rPr>
          <w:tab/>
          <w:delText>13</w:delText>
        </w:r>
      </w:del>
    </w:p>
    <w:p w:rsidR="00CF4967" w:rsidRDefault="007D7360" w:rsidP="00113D74">
      <w:pPr>
        <w:rPr>
          <w:ins w:id="138" w:author="Juddy Tatiana Vargas Santofimio" w:date="2026-09-01T16:09:00Z"/>
        </w:rPr>
        <w:sectPr w:rsidR="00CF4967" w:rsidSect="00346CED">
          <w:headerReference w:type="even" r:id="rId9"/>
          <w:headerReference w:type="default" r:id="rId10"/>
          <w:footerReference w:type="even" r:id="rId11"/>
          <w:footerReference w:type="default" r:id="rId12"/>
          <w:headerReference w:type="first" r:id="rId13"/>
          <w:pgSz w:w="12240" w:h="15840"/>
          <w:pgMar w:top="1417" w:right="1701" w:bottom="1417" w:left="1701" w:header="708" w:footer="708" w:gutter="0"/>
          <w:pgNumType w:start="0"/>
          <w:cols w:space="708"/>
          <w:titlePg/>
          <w:docGrid w:linePitch="360"/>
        </w:sectPr>
      </w:pPr>
      <w:r w:rsidRPr="006E6AD8">
        <w:fldChar w:fldCharType="end"/>
      </w:r>
    </w:p>
    <w:p w:rsidR="0025602A" w:rsidRPr="00E03AE5" w:rsidRDefault="0025602A">
      <w:pPr>
        <w:pStyle w:val="Ttulo1"/>
        <w:rPr>
          <w:ins w:id="145" w:author="Juddy Tatiana Vargas Santofimio" w:date="2026-08-31T18:30:00Z"/>
          <w:rPrChange w:id="146" w:author="Juddy Tatiana Vargas Santofimio" w:date="2026-09-13T15:19:00Z">
            <w:rPr>
              <w:ins w:id="147" w:author="Juddy Tatiana Vargas Santofimio" w:date="2026-08-31T18:30:00Z"/>
            </w:rPr>
          </w:rPrChange>
        </w:rPr>
      </w:pPr>
      <w:bookmarkStart w:id="148" w:name="_Toc239171385"/>
      <w:bookmarkStart w:id="149" w:name="_Toc239174868"/>
      <w:bookmarkStart w:id="150" w:name="_Toc239277438"/>
      <w:bookmarkStart w:id="151" w:name="_Toc239277593"/>
      <w:bookmarkStart w:id="152" w:name="_Toc239011096"/>
      <w:bookmarkStart w:id="153" w:name="_Toc240204880"/>
      <w:bookmarkEnd w:id="148"/>
      <w:bookmarkEnd w:id="149"/>
      <w:bookmarkEnd w:id="150"/>
      <w:bookmarkEnd w:id="151"/>
      <w:ins w:id="154" w:author="Juddy Tatiana Vargas Santofimio" w:date="2026-08-31T18:30:00Z">
        <w:r w:rsidRPr="00E03AE5">
          <w:rPr>
            <w:rPrChange w:id="155" w:author="Juddy Tatiana Vargas Santofimio" w:date="2026-09-13T15:19:00Z">
              <w:rPr/>
            </w:rPrChange>
          </w:rPr>
          <w:lastRenderedPageBreak/>
          <w:t>Resumen ejecutivo</w:t>
        </w:r>
        <w:bookmarkEnd w:id="153"/>
      </w:ins>
    </w:p>
    <w:p w:rsidR="00113D74" w:rsidRPr="00113D74" w:rsidRDefault="0016594A">
      <w:pPr>
        <w:rPr>
          <w:ins w:id="156" w:author="Juddy Tatiana Vargas Santofimio" w:date="2026-09-01T15:16:00Z"/>
        </w:rPr>
      </w:pPr>
      <w:ins w:id="157" w:author="Juddy Tatiana Vargas Santofimio" w:date="2026-09-13T14:35:00Z">
        <w:r>
          <w:t>HandPLay</w:t>
        </w:r>
      </w:ins>
      <w:ins w:id="158" w:author="Juddy Tatiana Vargas Santofimio" w:date="2026-09-01T15:16:00Z">
        <w:r w:rsidR="00113D74" w:rsidRPr="00113D74">
          <w:t xml:space="preserve"> es una aplicación móvil que digitaliza la gestión de torneos de balonmano de la Liga de Balonmano del Caquetá, cubriendo el ciclo completo: creación del torneo, inscripción de equipos, programación de partidos, arbitraje, resultados en vivo y estadísticas.</w:t>
        </w:r>
      </w:ins>
    </w:p>
    <w:p w:rsidR="0025602A" w:rsidRPr="006E6AD8" w:rsidRDefault="00113D74">
      <w:pPr>
        <w:rPr>
          <w:ins w:id="159" w:author="Juddy Tatiana Vargas Santofimio" w:date="2026-08-31T18:38:00Z"/>
        </w:rPr>
        <w:pPrChange w:id="160" w:author="Juddy Tatiana Vargas Santofimio" w:date="2026-09-01T15:19:00Z">
          <w:pPr>
            <w:pStyle w:val="Ttulo1"/>
          </w:pPr>
        </w:pPrChange>
      </w:pPr>
      <w:ins w:id="161" w:author="Juddy Tatiana Vargas Santofimio" w:date="2026-09-01T15:16:00Z">
        <w:r w:rsidRPr="006E6AD8">
          <w:t>Este documento reúne, en un solo lugar, el problema que motiva el proyecto, el contexto de la Liga, los usuarios involucrados, los objetivos y la propuesta de valor, el alcance funcional, los requerimientos funcionales y no funcionales, las reglas de negocio, una propuesta de MVP y priorización, la experiencia de usuario prevista, y los próximos pasos del proyecto</w:t>
        </w:r>
      </w:ins>
    </w:p>
    <w:p w:rsidR="00611851" w:rsidRPr="006E6AD8" w:rsidRDefault="00611851">
      <w:pPr>
        <w:pStyle w:val="Ttulo2"/>
        <w:rPr>
          <w:ins w:id="162" w:author="Juddy Tatiana Vargas Santofimio" w:date="2026-08-31T18:38:00Z"/>
        </w:rPr>
        <w:pPrChange w:id="163" w:author="Juddy Tatiana Vargas Santofimio" w:date="2026-09-01T15:19:00Z">
          <w:pPr/>
        </w:pPrChange>
      </w:pPr>
      <w:ins w:id="164" w:author="Juddy Tatiana Vargas Santofimio" w:date="2026-08-31T18:38:00Z">
        <w:r w:rsidRPr="00CF4967">
          <w:rPr>
            <w:rPrChange w:id="165" w:author="Juddy Tatiana Vargas Santofimio" w:date="2026-09-01T16:09:00Z">
              <w:rPr>
                <w:rFonts w:asciiTheme="minorHAnsi" w:hAnsiTheme="minorHAnsi"/>
                <w:b/>
                <w:bCs/>
              </w:rPr>
            </w:rPrChange>
          </w:rPr>
          <w:t>Problema</w:t>
        </w:r>
      </w:ins>
    </w:p>
    <w:p w:rsidR="00611851" w:rsidRPr="00113D74" w:rsidRDefault="00611851">
      <w:pPr>
        <w:pStyle w:val="Prrafodelista"/>
        <w:rPr>
          <w:ins w:id="166" w:author="Juddy Tatiana Vargas Santofimio" w:date="2026-08-31T18:38:00Z"/>
        </w:rPr>
        <w:pPrChange w:id="167" w:author="Juddy Tatiana Vargas Santofimio" w:date="2026-09-01T15:19:00Z">
          <w:pPr/>
        </w:pPrChange>
      </w:pPr>
      <w:ins w:id="168" w:author="Juddy Tatiana Vargas Santofimio" w:date="2026-08-31T18:38:00Z">
        <w:r w:rsidRPr="00113D74">
          <w:rPr>
            <w:rPrChange w:id="169" w:author="Juddy Tatiana Vargas Santofimio" w:date="2026-09-01T15:19:00Z">
              <w:rPr>
                <w:rFonts w:asciiTheme="minorHAnsi" w:hAnsiTheme="minorHAnsi"/>
              </w:rPr>
            </w:rPrChange>
          </w:rPr>
          <w:t>Gestión manual y dispersa: hoy la programación de partidos, la asignación de jueces y el cálculo de estadísticas dependen de hojas de cálculo y coordinación manual.</w:t>
        </w:r>
      </w:ins>
    </w:p>
    <w:p w:rsidR="00611851" w:rsidRPr="00113D74" w:rsidRDefault="00611851">
      <w:pPr>
        <w:pStyle w:val="Prrafodelista"/>
        <w:rPr>
          <w:ins w:id="170" w:author="Juddy Tatiana Vargas Santofimio" w:date="2026-08-31T18:38:00Z"/>
        </w:rPr>
        <w:pPrChange w:id="171" w:author="Juddy Tatiana Vargas Santofimio" w:date="2026-09-01T15:19:00Z">
          <w:pPr/>
        </w:pPrChange>
      </w:pPr>
      <w:ins w:id="172" w:author="Juddy Tatiana Vargas Santofimio" w:date="2026-08-31T18:38:00Z">
        <w:r w:rsidRPr="00113D74">
          <w:rPr>
            <w:rPrChange w:id="173" w:author="Juddy Tatiana Vargas Santofimio" w:date="2026-09-01T15:19:00Z">
              <w:rPr>
                <w:rFonts w:asciiTheme="minorHAnsi" w:hAnsiTheme="minorHAnsi"/>
              </w:rPr>
            </w:rPrChange>
          </w:rPr>
          <w:t>Riesgo de conflicto de interés no controlado: nada impide hoy que un árbitro dirija un partido de un equipo del que también es jugador.</w:t>
        </w:r>
      </w:ins>
    </w:p>
    <w:p w:rsidR="00611851" w:rsidRPr="006E6AD8" w:rsidRDefault="00611851">
      <w:pPr>
        <w:pStyle w:val="Prrafodelista"/>
        <w:rPr>
          <w:ins w:id="174" w:author="Juddy Tatiana Vargas Santofimio" w:date="2026-09-01T15:18:00Z"/>
        </w:rPr>
        <w:pPrChange w:id="175" w:author="Juddy Tatiana Vargas Santofimio" w:date="2026-09-01T15:19:00Z">
          <w:pPr>
            <w:pStyle w:val="Ttulo1"/>
          </w:pPr>
        </w:pPrChange>
      </w:pPr>
      <w:ins w:id="176" w:author="Juddy Tatiana Vargas Santofimio" w:date="2026-08-31T18:38:00Z">
        <w:r w:rsidRPr="006E6AD8">
          <w:t>Falta de una fuente única de información: equipos, resultados y estadísticas no están centralizados ni disponibles en tiempo real para jugadores, entrenadores y público.</w:t>
        </w:r>
      </w:ins>
    </w:p>
    <w:p w:rsidR="00113D74" w:rsidRDefault="00113D74">
      <w:pPr>
        <w:pStyle w:val="Prrafodelista"/>
        <w:rPr>
          <w:ins w:id="177" w:author="Juddy Tatiana Vargas Santofimio" w:date="2026-09-01T15:18:00Z"/>
        </w:rPr>
        <w:pPrChange w:id="178" w:author="Juddy Tatiana Vargas Santofimio" w:date="2026-09-01T15:19:00Z">
          <w:pPr>
            <w:pStyle w:val="Ttulo1"/>
          </w:pPr>
        </w:pPrChange>
      </w:pPr>
      <w:ins w:id="179" w:author="Juddy Tatiana Vargas Santofimio" w:date="2026-09-01T15:18:00Z">
        <w:r w:rsidRPr="00113D74">
          <w:rPr>
            <w:rPrChange w:id="180" w:author="Juddy Tatiana Vargas Santofimio" w:date="2026-09-01T15:19:00Z">
              <w:rPr/>
            </w:rPrChange>
          </w:rPr>
          <w:t>Reglas propias del deporte sin soporte digital: aspectos como el arbitraje exclusivo de la mesa de control o las cuotas de género en categorías mixtas hoy dependen del criterio y la memoria de quien organiza el torneo, sin ningún control sistemático.</w:t>
        </w:r>
      </w:ins>
    </w:p>
    <w:p w:rsidR="00113D74" w:rsidRDefault="00113D74">
      <w:pPr>
        <w:pStyle w:val="Ttulo2"/>
        <w:rPr>
          <w:ins w:id="181" w:author="Juddy Tatiana Vargas Santofimio" w:date="2026-09-01T15:19:00Z"/>
        </w:rPr>
        <w:pPrChange w:id="182" w:author="Juddy Tatiana Vargas Santofimio" w:date="2026-09-01T15:19:00Z">
          <w:pPr>
            <w:pStyle w:val="Ttulo1"/>
          </w:pPr>
        </w:pPrChange>
      </w:pPr>
      <w:ins w:id="183" w:author="Juddy Tatiana Vargas Santofimio" w:date="2026-09-01T15:19:00Z">
        <w:r>
          <w:t>Contexto</w:t>
        </w:r>
      </w:ins>
    </w:p>
    <w:p w:rsidR="00F27A2C" w:rsidRPr="00F27A2C" w:rsidRDefault="00F27A2C">
      <w:pPr>
        <w:rPr>
          <w:ins w:id="184" w:author="Juddy Tatiana Vargas Santofimio" w:date="2026-09-02T21:29:00Z"/>
        </w:rPr>
        <w:pPrChange w:id="185" w:author="Juddy Tatiana Vargas Santofimio" w:date="2026-09-02T21:29:00Z">
          <w:pPr>
            <w:pStyle w:val="Ttulo2"/>
          </w:pPr>
        </w:pPrChange>
      </w:pPr>
      <w:ins w:id="186" w:author="Juddy Tatiana Vargas Santofimio" w:date="2026-09-02T21:29:00Z">
        <w:r w:rsidRPr="00F27A2C">
          <w:t>El caso de referencia de este proyecto es la Liga de Balonmano del Caquetá, que organiza varios torneos en paralelo (por ejemplo, Interclubes, Copa Femenina, Sub-18) en distintas categorías. El diseño del producto está guiado por la experiencia directa de gestión de torneos, lo que explica por qué el dominio incluye reglas muy específicas del deporte que un sistema de gestión de eventos genérico no contemplaría.</w:t>
        </w:r>
      </w:ins>
    </w:p>
    <w:p w:rsidR="00F27A2C" w:rsidRPr="00F27A2C" w:rsidRDefault="00F27A2C">
      <w:pPr>
        <w:rPr>
          <w:ins w:id="187" w:author="Juddy Tatiana Vargas Santofimio" w:date="2026-09-02T21:29:00Z"/>
          <w:b/>
          <w:bCs/>
          <w:color w:val="0D8932"/>
          <w:sz w:val="28"/>
          <w:rPrChange w:id="188" w:author="Juddy Tatiana Vargas Santofimio" w:date="2026-09-02T21:29:00Z">
            <w:rPr>
              <w:ins w:id="189" w:author="Juddy Tatiana Vargas Santofimio" w:date="2026-09-02T21:29:00Z"/>
              <w:b w:val="0"/>
              <w:bCs/>
              <w:color w:val="auto"/>
              <w:sz w:val="22"/>
            </w:rPr>
          </w:rPrChange>
        </w:rPr>
        <w:pPrChange w:id="190" w:author="Juddy Tatiana Vargas Santofimio" w:date="2026-09-02T21:29:00Z">
          <w:pPr>
            <w:pStyle w:val="Ttulo1"/>
          </w:pPr>
        </w:pPrChange>
      </w:pPr>
      <w:ins w:id="191" w:author="Juddy Tatiana Vargas Santofimio" w:date="2026-09-02T21:29:00Z">
        <w:r w:rsidRPr="00F27A2C">
          <w:t xml:space="preserve">La Liga trabaja con cuatro roles oficiales dentro de cada partido —árbitro de campo 1, árbitro de campo 2, cronometrista y anotador— y con categorías que incluyen </w:t>
        </w:r>
      </w:ins>
      <w:ins w:id="192" w:author="Juddy Tatiana Vargas Santofimio" w:date="2026-09-13T14:38:00Z">
        <w:r w:rsidR="0016594A">
          <w:t>mayor, juvenil, cadete e infantil</w:t>
        </w:r>
      </w:ins>
    </w:p>
    <w:p w:rsidR="00113D74" w:rsidRDefault="00113D74">
      <w:pPr>
        <w:pStyle w:val="Ttulo2"/>
        <w:rPr>
          <w:ins w:id="193" w:author="Juddy Tatiana Vargas Santofimio" w:date="2026-09-01T15:21:00Z"/>
        </w:rPr>
        <w:pPrChange w:id="194" w:author="Juddy Tatiana Vargas Santofimio" w:date="2026-09-01T15:21:00Z">
          <w:pPr>
            <w:pStyle w:val="Ttulo1"/>
          </w:pPr>
        </w:pPrChange>
      </w:pPr>
      <w:ins w:id="195" w:author="Juddy Tatiana Vargas Santofimio" w:date="2026-09-01T15:21:00Z">
        <w:r w:rsidRPr="00113D74">
          <w:t>Objetivos del proyecto</w:t>
        </w:r>
      </w:ins>
    </w:p>
    <w:p w:rsidR="00113D74" w:rsidRDefault="00113D74">
      <w:pPr>
        <w:pStyle w:val="Ttulo3"/>
        <w:rPr>
          <w:ins w:id="196" w:author="Juddy Tatiana Vargas Santofimio" w:date="2026-09-01T15:22:00Z"/>
        </w:rPr>
        <w:pPrChange w:id="197" w:author="Juddy Tatiana Vargas Santofimio" w:date="2026-09-01T15:22:00Z">
          <w:pPr>
            <w:pStyle w:val="Ttulo1"/>
          </w:pPr>
        </w:pPrChange>
      </w:pPr>
      <w:ins w:id="198" w:author="Juddy Tatiana Vargas Santofimio" w:date="2026-09-01T15:22:00Z">
        <w:r>
          <w:t>Objetivo general</w:t>
        </w:r>
      </w:ins>
    </w:p>
    <w:p w:rsidR="00113D74" w:rsidRDefault="00113D74">
      <w:pPr>
        <w:rPr>
          <w:ins w:id="199" w:author="Juddy Tatiana Vargas Santofimio" w:date="2026-09-01T15:23:00Z"/>
        </w:rPr>
        <w:pPrChange w:id="200" w:author="Juddy Tatiana Vargas Santofimio" w:date="2026-09-01T15:22:00Z">
          <w:pPr>
            <w:pStyle w:val="Ttulo1"/>
          </w:pPr>
        </w:pPrChange>
      </w:pPr>
      <w:ins w:id="201" w:author="Juddy Tatiana Vargas Santofimio" w:date="2026-09-01T15:22:00Z">
        <w:r w:rsidRPr="00113D74">
          <w:t>Proveer a la Liga de Balonmano del Caquetá una herramienta digital única para planificar, ejecutar y hacer seguimiento a sus torneos, reemplazando procesos manuales dispersos.</w:t>
        </w:r>
      </w:ins>
    </w:p>
    <w:p w:rsidR="00113D74" w:rsidRDefault="00113D74">
      <w:pPr>
        <w:pStyle w:val="Ttulo3"/>
        <w:rPr>
          <w:ins w:id="202" w:author="Juddy Tatiana Vargas Santofimio" w:date="2026-09-01T15:23:00Z"/>
        </w:rPr>
        <w:pPrChange w:id="203" w:author="Juddy Tatiana Vargas Santofimio" w:date="2026-09-01T15:23:00Z">
          <w:pPr>
            <w:pStyle w:val="Ttulo1"/>
          </w:pPr>
        </w:pPrChange>
      </w:pPr>
      <w:ins w:id="204" w:author="Juddy Tatiana Vargas Santofimio" w:date="2026-09-01T15:23:00Z">
        <w:r>
          <w:t>Objetivos específicos</w:t>
        </w:r>
      </w:ins>
    </w:p>
    <w:p w:rsidR="00113D74" w:rsidRDefault="00113D74">
      <w:pPr>
        <w:pStyle w:val="Prrafodelista"/>
        <w:numPr>
          <w:ilvl w:val="0"/>
          <w:numId w:val="38"/>
        </w:numPr>
        <w:ind w:left="426"/>
        <w:rPr>
          <w:ins w:id="205" w:author="Juddy Tatiana Vargas Santofimio" w:date="2026-09-01T15:23:00Z"/>
        </w:rPr>
        <w:pPrChange w:id="206" w:author="Juddy Tatiana Vargas Santofimio" w:date="2026-09-01T15:24:00Z">
          <w:pPr/>
        </w:pPrChange>
      </w:pPr>
      <w:ins w:id="207" w:author="Juddy Tatiana Vargas Santofimio" w:date="2026-09-01T15:23:00Z">
        <w:r>
          <w:t>Automatizar la creación y programación de torneos, calendario y partidos.</w:t>
        </w:r>
      </w:ins>
    </w:p>
    <w:p w:rsidR="00113D74" w:rsidRDefault="00113D74">
      <w:pPr>
        <w:pStyle w:val="Prrafodelista"/>
        <w:numPr>
          <w:ilvl w:val="0"/>
          <w:numId w:val="38"/>
        </w:numPr>
        <w:ind w:left="426"/>
        <w:rPr>
          <w:ins w:id="208" w:author="Juddy Tatiana Vargas Santofimio" w:date="2026-09-01T15:23:00Z"/>
        </w:rPr>
        <w:pPrChange w:id="209" w:author="Juddy Tatiana Vargas Santofimio" w:date="2026-09-01T15:24:00Z">
          <w:pPr/>
        </w:pPrChange>
      </w:pPr>
      <w:ins w:id="210" w:author="Juddy Tatiana Vargas Santofimio" w:date="2026-09-01T15:23:00Z">
        <w:r>
          <w:t>Digitalizar la inscripción y aprobación de equipos, con historial y trazabilidad.</w:t>
        </w:r>
      </w:ins>
    </w:p>
    <w:p w:rsidR="00113D74" w:rsidRDefault="00113D74">
      <w:pPr>
        <w:pStyle w:val="Prrafodelista"/>
        <w:numPr>
          <w:ilvl w:val="0"/>
          <w:numId w:val="38"/>
        </w:numPr>
        <w:ind w:left="426"/>
        <w:rPr>
          <w:ins w:id="211" w:author="Juddy Tatiana Vargas Santofimio" w:date="2026-09-01T15:23:00Z"/>
        </w:rPr>
        <w:pPrChange w:id="212" w:author="Juddy Tatiana Vargas Santofimio" w:date="2026-09-01T15:24:00Z">
          <w:pPr/>
        </w:pPrChange>
      </w:pPr>
      <w:ins w:id="213" w:author="Juddy Tatiana Vargas Santofimio" w:date="2026-09-01T15:23:00Z">
        <w:r>
          <w:t>Prevenir conflictos de interés en el arbitraje mediante validaciones automáticas, sin depender del criterio manual del organizador.</w:t>
        </w:r>
      </w:ins>
    </w:p>
    <w:p w:rsidR="00113D74" w:rsidRDefault="00113D74">
      <w:pPr>
        <w:pStyle w:val="Prrafodelista"/>
        <w:numPr>
          <w:ilvl w:val="0"/>
          <w:numId w:val="38"/>
        </w:numPr>
        <w:ind w:left="426"/>
        <w:rPr>
          <w:ins w:id="214" w:author="Juddy Tatiana Vargas Santofimio" w:date="2026-09-01T15:23:00Z"/>
        </w:rPr>
        <w:pPrChange w:id="215" w:author="Juddy Tatiana Vargas Santofimio" w:date="2026-09-01T15:24:00Z">
          <w:pPr/>
        </w:pPrChange>
      </w:pPr>
      <w:ins w:id="216" w:author="Juddy Tatiana Vargas Santofimio" w:date="2026-09-01T15:23:00Z">
        <w:r>
          <w:t>Centralizar el registro de resultados y eventos en vivo, restringido a la mesa de control asignada a cada partido.</w:t>
        </w:r>
      </w:ins>
    </w:p>
    <w:p w:rsidR="00113D74" w:rsidRDefault="00113D74">
      <w:pPr>
        <w:pStyle w:val="Prrafodelista"/>
        <w:numPr>
          <w:ilvl w:val="0"/>
          <w:numId w:val="38"/>
        </w:numPr>
        <w:ind w:left="426"/>
        <w:rPr>
          <w:ins w:id="217" w:author="Juddy Tatiana Vargas Santofimio" w:date="2026-09-01T15:23:00Z"/>
        </w:rPr>
        <w:pPrChange w:id="218" w:author="Juddy Tatiana Vargas Santofimio" w:date="2026-09-01T15:24:00Z">
          <w:pPr/>
        </w:pPrChange>
      </w:pPr>
      <w:ins w:id="219" w:author="Juddy Tatiana Vargas Santofimio" w:date="2026-09-01T15:23:00Z">
        <w:r>
          <w:t>Ofrecer estadísticas y tablas de posiciones actualizadas en tiempo real para jugadores, entrenadores y público.</w:t>
        </w:r>
      </w:ins>
    </w:p>
    <w:p w:rsidR="00113D74" w:rsidRDefault="00113D74">
      <w:pPr>
        <w:pStyle w:val="Prrafodelista"/>
        <w:numPr>
          <w:ilvl w:val="0"/>
          <w:numId w:val="38"/>
        </w:numPr>
        <w:ind w:left="426"/>
        <w:rPr>
          <w:ins w:id="220" w:author="Juddy Tatiana Vargas Santofimio" w:date="2026-09-01T15:25:00Z"/>
        </w:rPr>
        <w:pPrChange w:id="221" w:author="Juddy Tatiana Vargas Santofimio" w:date="2026-09-01T15:24:00Z">
          <w:pPr>
            <w:pStyle w:val="Ttulo1"/>
          </w:pPr>
        </w:pPrChange>
      </w:pPr>
      <w:ins w:id="222" w:author="Juddy Tatiana Vargas Santofimio" w:date="2026-09-01T15:23:00Z">
        <w:r>
          <w:lastRenderedPageBreak/>
          <w:t xml:space="preserve">Soportar categorías múltiples, incluyendo la modalidad mixta, respetando sus reglas particulares de composición en </w:t>
        </w:r>
      </w:ins>
      <w:ins w:id="223" w:author="Juddy Tatiana Vargas Santofimio" w:date="2026-09-13T14:35:00Z">
        <w:r w:rsidR="0016594A">
          <w:t>HandPLay</w:t>
        </w:r>
      </w:ins>
      <w:ins w:id="224" w:author="Juddy Tatiana Vargas Santofimio" w:date="2026-09-01T15:23:00Z">
        <w:r>
          <w:t>.</w:t>
        </w:r>
      </w:ins>
    </w:p>
    <w:p w:rsidR="00113D74" w:rsidRDefault="00113D74">
      <w:pPr>
        <w:pStyle w:val="Ttulo2"/>
        <w:rPr>
          <w:ins w:id="225" w:author="Juddy Tatiana Vargas Santofimio" w:date="2026-09-01T15:26:00Z"/>
        </w:rPr>
        <w:pPrChange w:id="226" w:author="Juddy Tatiana Vargas Santofimio" w:date="2026-09-01T15:26:00Z">
          <w:pPr>
            <w:pStyle w:val="Ttulo1"/>
          </w:pPr>
        </w:pPrChange>
      </w:pPr>
      <w:ins w:id="227" w:author="Juddy Tatiana Vargas Santofimio" w:date="2026-09-01T15:26:00Z">
        <w:r w:rsidRPr="00113D74">
          <w:t>Propuesta de valor</w:t>
        </w:r>
      </w:ins>
    </w:p>
    <w:tbl>
      <w:tblPr>
        <w:tblStyle w:val="Estilo1"/>
        <w:tblW w:w="8836" w:type="dxa"/>
        <w:tblLook w:val="0020" w:firstRow="1" w:lastRow="0" w:firstColumn="0" w:lastColumn="0" w:noHBand="0" w:noVBand="0"/>
        <w:tblPrChange w:id="228" w:author="Juddy Tatiana Vargas Santofimio" w:date="2026-09-13T14:59:00Z">
          <w:tblPr>
            <w:tblW w:w="8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1795"/>
        <w:gridCol w:w="7041"/>
        <w:tblGridChange w:id="229">
          <w:tblGrid>
            <w:gridCol w:w="1795"/>
            <w:gridCol w:w="805"/>
            <w:gridCol w:w="6236"/>
          </w:tblGrid>
        </w:tblGridChange>
      </w:tblGrid>
      <w:tr w:rsidR="006A0E4A" w:rsidTr="00E53B5C">
        <w:trPr>
          <w:cnfStyle w:val="100000000000" w:firstRow="1" w:lastRow="0" w:firstColumn="0" w:lastColumn="0" w:oddVBand="0" w:evenVBand="0" w:oddHBand="0" w:evenHBand="0" w:firstRowFirstColumn="0" w:firstRowLastColumn="0" w:lastRowFirstColumn="0" w:lastRowLastColumn="0"/>
          <w:ins w:id="230" w:author="Juddy Tatiana Vargas Santofimio" w:date="2026-09-01T15:26:00Z"/>
          <w:trPrChange w:id="231" w:author="Juddy Tatiana Vargas Santofimio" w:date="2026-09-13T14:59:00Z">
            <w:trPr>
              <w:tblHeader/>
            </w:trPr>
          </w:trPrChange>
        </w:trPr>
        <w:tc>
          <w:tcPr>
            <w:tcW w:w="1795" w:type="dxa"/>
            <w:tcPrChange w:id="232" w:author="Juddy Tatiana Vargas Santofimio" w:date="2026-09-13T14:59:00Z">
              <w:tcPr>
                <w:tcW w:w="1795" w:type="dxa"/>
                <w:shd w:val="clear" w:color="auto" w:fill="0D8932"/>
                <w:tcMar>
                  <w:top w:w="80" w:type="dxa"/>
                  <w:left w:w="100" w:type="dxa"/>
                  <w:bottom w:w="80" w:type="dxa"/>
                  <w:right w:w="100" w:type="dxa"/>
                </w:tcMar>
              </w:tcPr>
            </w:tcPrChange>
          </w:tcPr>
          <w:p w:rsidR="00113D74" w:rsidRPr="00E53B5C" w:rsidRDefault="00113D74">
            <w:pPr>
              <w:cnfStyle w:val="100000000000" w:firstRow="1" w:lastRow="0" w:firstColumn="0" w:lastColumn="0" w:oddVBand="0" w:evenVBand="0" w:oddHBand="0" w:evenHBand="0" w:firstRowFirstColumn="0" w:firstRowLastColumn="0" w:lastRowFirstColumn="0" w:lastRowLastColumn="0"/>
              <w:rPr>
                <w:ins w:id="233" w:author="Juddy Tatiana Vargas Santofimio" w:date="2026-09-01T15:26:00Z"/>
                <w:rPrChange w:id="234" w:author="Juddy Tatiana Vargas Santofimio" w:date="2026-09-13T14:55:00Z">
                  <w:rPr>
                    <w:ins w:id="235" w:author="Juddy Tatiana Vargas Santofimio" w:date="2026-09-01T15:26:00Z"/>
                  </w:rPr>
                </w:rPrChange>
              </w:rPr>
              <w:pPrChange w:id="236" w:author="Juddy Tatiana Vargas Santofimio" w:date="2026-09-01T15:26:00Z">
                <w:pPr>
                  <w:cnfStyle w:val="100000000000" w:firstRow="1" w:lastRow="0" w:firstColumn="0" w:lastColumn="0" w:oddVBand="0" w:evenVBand="0" w:oddHBand="0" w:evenHBand="0" w:firstRowFirstColumn="0" w:firstRowLastColumn="0" w:lastRowFirstColumn="0" w:lastRowLastColumn="0"/>
                </w:pPr>
              </w:pPrChange>
            </w:pPr>
            <w:ins w:id="237" w:author="Juddy Tatiana Vargas Santofimio" w:date="2026-09-01T15:26:00Z">
              <w:r w:rsidRPr="00E53B5C">
                <w:rPr>
                  <w:bCs/>
                  <w:color w:val="FFFFFF"/>
                  <w:rPrChange w:id="238" w:author="Juddy Tatiana Vargas Santofimio" w:date="2026-09-13T14:55:00Z">
                    <w:rPr>
                      <w:b w:val="0"/>
                      <w:bCs/>
                      <w:color w:val="FFFFFF"/>
                    </w:rPr>
                  </w:rPrChange>
                </w:rPr>
                <w:t>Segmento</w:t>
              </w:r>
            </w:ins>
          </w:p>
        </w:tc>
        <w:tc>
          <w:tcPr>
            <w:tcW w:w="7041" w:type="dxa"/>
            <w:tcPrChange w:id="239" w:author="Juddy Tatiana Vargas Santofimio" w:date="2026-09-13T14:59:00Z">
              <w:tcPr>
                <w:tcW w:w="7041" w:type="dxa"/>
                <w:gridSpan w:val="2"/>
                <w:shd w:val="clear" w:color="auto" w:fill="0D8932"/>
                <w:tcMar>
                  <w:top w:w="80" w:type="dxa"/>
                  <w:left w:w="100" w:type="dxa"/>
                  <w:bottom w:w="80" w:type="dxa"/>
                  <w:right w:w="100" w:type="dxa"/>
                </w:tcMar>
              </w:tcPr>
            </w:tcPrChange>
          </w:tcPr>
          <w:p w:rsidR="00113D74" w:rsidRPr="00E53B5C" w:rsidRDefault="00113D74">
            <w:pPr>
              <w:cnfStyle w:val="100000000000" w:firstRow="1" w:lastRow="0" w:firstColumn="0" w:lastColumn="0" w:oddVBand="0" w:evenVBand="0" w:oddHBand="0" w:evenHBand="0" w:firstRowFirstColumn="0" w:firstRowLastColumn="0" w:lastRowFirstColumn="0" w:lastRowLastColumn="0"/>
              <w:rPr>
                <w:ins w:id="240" w:author="Juddy Tatiana Vargas Santofimio" w:date="2026-09-01T15:26:00Z"/>
                <w:rPrChange w:id="241" w:author="Juddy Tatiana Vargas Santofimio" w:date="2026-09-13T14:55:00Z">
                  <w:rPr>
                    <w:ins w:id="242" w:author="Juddy Tatiana Vargas Santofimio" w:date="2026-09-01T15:26:00Z"/>
                  </w:rPr>
                </w:rPrChange>
              </w:rPr>
              <w:pPrChange w:id="243" w:author="Juddy Tatiana Vargas Santofimio" w:date="2026-09-01T15:26:00Z">
                <w:pPr>
                  <w:cnfStyle w:val="100000000000" w:firstRow="1" w:lastRow="0" w:firstColumn="0" w:lastColumn="0" w:oddVBand="0" w:evenVBand="0" w:oddHBand="0" w:evenHBand="0" w:firstRowFirstColumn="0" w:firstRowLastColumn="0" w:lastRowFirstColumn="0" w:lastRowLastColumn="0"/>
                </w:pPr>
              </w:pPrChange>
            </w:pPr>
            <w:ins w:id="244" w:author="Juddy Tatiana Vargas Santofimio" w:date="2026-09-01T15:26:00Z">
              <w:r w:rsidRPr="00E53B5C">
                <w:rPr>
                  <w:bCs/>
                  <w:color w:val="FFFFFF"/>
                  <w:rPrChange w:id="245" w:author="Juddy Tatiana Vargas Santofimio" w:date="2026-09-13T14:55:00Z">
                    <w:rPr>
                      <w:b w:val="0"/>
                      <w:bCs/>
                      <w:color w:val="FFFFFF"/>
                    </w:rPr>
                  </w:rPrChange>
                </w:rPr>
                <w:t>Valor que recibe</w:t>
              </w:r>
            </w:ins>
          </w:p>
        </w:tc>
      </w:tr>
      <w:tr w:rsidR="006A0E4A" w:rsidTr="00E53B5C">
        <w:trPr>
          <w:cnfStyle w:val="000000100000" w:firstRow="0" w:lastRow="0" w:firstColumn="0" w:lastColumn="0" w:oddVBand="0" w:evenVBand="0" w:oddHBand="1" w:evenHBand="0" w:firstRowFirstColumn="0" w:firstRowLastColumn="0" w:lastRowFirstColumn="0" w:lastRowLastColumn="0"/>
          <w:ins w:id="246" w:author="Juddy Tatiana Vargas Santofimio" w:date="2026-09-01T15:26:00Z"/>
        </w:trPr>
        <w:tc>
          <w:tcPr>
            <w:tcW w:w="1795" w:type="dxa"/>
            <w:tcPrChange w:id="247" w:author="Juddy Tatiana Vargas Santofimio" w:date="2026-09-13T14:59:00Z">
              <w:tcPr>
                <w:tcW w:w="1795" w:type="dxa"/>
                <w:shd w:val="clear" w:color="auto" w:fill="auto"/>
                <w:tcMar>
                  <w:top w:w="80" w:type="dxa"/>
                  <w:left w:w="100" w:type="dxa"/>
                  <w:bottom w:w="80" w:type="dxa"/>
                  <w:right w:w="100" w:type="dxa"/>
                </w:tcMar>
              </w:tcPr>
            </w:tcPrChange>
          </w:tcPr>
          <w:p w:rsidR="00113D74" w:rsidRDefault="00113D74">
            <w:pPr>
              <w:cnfStyle w:val="000000100000" w:firstRow="0" w:lastRow="0" w:firstColumn="0" w:lastColumn="0" w:oddVBand="0" w:evenVBand="0" w:oddHBand="1" w:evenHBand="0" w:firstRowFirstColumn="0" w:firstRowLastColumn="0" w:lastRowFirstColumn="0" w:lastRowLastColumn="0"/>
              <w:rPr>
                <w:ins w:id="248" w:author="Juddy Tatiana Vargas Santofimio" w:date="2026-09-01T15:26:00Z"/>
              </w:rPr>
              <w:pPrChange w:id="249" w:author="Juddy Tatiana Vargas Santofimio" w:date="2026-09-01T15:26:00Z">
                <w:pPr>
                  <w:cnfStyle w:val="000000100000" w:firstRow="0" w:lastRow="0" w:firstColumn="0" w:lastColumn="0" w:oddVBand="0" w:evenVBand="0" w:oddHBand="1" w:evenHBand="0" w:firstRowFirstColumn="0" w:firstRowLastColumn="0" w:lastRowFirstColumn="0" w:lastRowLastColumn="0"/>
                </w:pPr>
              </w:pPrChange>
            </w:pPr>
            <w:ins w:id="250" w:author="Juddy Tatiana Vargas Santofimio" w:date="2026-09-01T15:26:00Z">
              <w:r>
                <w:t>Liga (administrador)</w:t>
              </w:r>
            </w:ins>
          </w:p>
        </w:tc>
        <w:tc>
          <w:tcPr>
            <w:tcW w:w="7041" w:type="dxa"/>
            <w:tcPrChange w:id="251" w:author="Juddy Tatiana Vargas Santofimio" w:date="2026-09-13T14:59:00Z">
              <w:tcPr>
                <w:tcW w:w="7041" w:type="dxa"/>
                <w:gridSpan w:val="2"/>
                <w:shd w:val="clear" w:color="auto" w:fill="auto"/>
                <w:tcMar>
                  <w:top w:w="80" w:type="dxa"/>
                  <w:left w:w="100" w:type="dxa"/>
                  <w:bottom w:w="80" w:type="dxa"/>
                  <w:right w:w="100" w:type="dxa"/>
                </w:tcMar>
              </w:tcPr>
            </w:tcPrChange>
          </w:tcPr>
          <w:p w:rsidR="00113D74" w:rsidRDefault="00113D74">
            <w:pPr>
              <w:cnfStyle w:val="000000100000" w:firstRow="0" w:lastRow="0" w:firstColumn="0" w:lastColumn="0" w:oddVBand="0" w:evenVBand="0" w:oddHBand="1" w:evenHBand="0" w:firstRowFirstColumn="0" w:firstRowLastColumn="0" w:lastRowFirstColumn="0" w:lastRowLastColumn="0"/>
              <w:rPr>
                <w:ins w:id="252" w:author="Juddy Tatiana Vargas Santofimio" w:date="2026-09-01T15:26:00Z"/>
              </w:rPr>
              <w:pPrChange w:id="253" w:author="Juddy Tatiana Vargas Santofimio" w:date="2026-09-01T15:26:00Z">
                <w:pPr>
                  <w:cnfStyle w:val="000000100000" w:firstRow="0" w:lastRow="0" w:firstColumn="0" w:lastColumn="0" w:oddVBand="0" w:evenVBand="0" w:oddHBand="1" w:evenHBand="0" w:firstRowFirstColumn="0" w:firstRowLastColumn="0" w:lastRowFirstColumn="0" w:lastRowLastColumn="0"/>
                </w:pPr>
              </w:pPrChange>
            </w:pPr>
            <w:ins w:id="254" w:author="Juddy Tatiana Vargas Santofimio" w:date="2026-09-01T15:26:00Z">
              <w:r>
                <w:t>Reduce el trabajo manual de programar partidos y calcular estadísticas; aplica automáticamente reglas que hoy dependen de la memoria de quien organiza (conflicto de interés, cuotas de género).</w:t>
              </w:r>
            </w:ins>
          </w:p>
        </w:tc>
      </w:tr>
      <w:tr w:rsidR="006A0E4A" w:rsidTr="00E53B5C">
        <w:trPr>
          <w:cnfStyle w:val="000000010000" w:firstRow="0" w:lastRow="0" w:firstColumn="0" w:lastColumn="0" w:oddVBand="0" w:evenVBand="0" w:oddHBand="0" w:evenHBand="1" w:firstRowFirstColumn="0" w:firstRowLastColumn="0" w:lastRowFirstColumn="0" w:lastRowLastColumn="0"/>
          <w:ins w:id="255" w:author="Juddy Tatiana Vargas Santofimio" w:date="2026-09-01T15:26:00Z"/>
        </w:trPr>
        <w:tc>
          <w:tcPr>
            <w:tcW w:w="1795" w:type="dxa"/>
            <w:tcPrChange w:id="256" w:author="Juddy Tatiana Vargas Santofimio" w:date="2026-09-13T14:59:00Z">
              <w:tcPr>
                <w:tcW w:w="2600" w:type="dxa"/>
                <w:gridSpan w:val="2"/>
                <w:shd w:val="clear" w:color="auto" w:fill="auto"/>
                <w:tcMar>
                  <w:top w:w="80" w:type="dxa"/>
                  <w:left w:w="100" w:type="dxa"/>
                  <w:bottom w:w="80" w:type="dxa"/>
                  <w:right w:w="100" w:type="dxa"/>
                </w:tcMar>
              </w:tcPr>
            </w:tcPrChange>
          </w:tcPr>
          <w:p w:rsidR="00113D74" w:rsidRDefault="00113D74">
            <w:pPr>
              <w:cnfStyle w:val="000000010000" w:firstRow="0" w:lastRow="0" w:firstColumn="0" w:lastColumn="0" w:oddVBand="0" w:evenVBand="0" w:oddHBand="0" w:evenHBand="1" w:firstRowFirstColumn="0" w:firstRowLastColumn="0" w:lastRowFirstColumn="0" w:lastRowLastColumn="0"/>
              <w:rPr>
                <w:ins w:id="257" w:author="Juddy Tatiana Vargas Santofimio" w:date="2026-09-01T15:26:00Z"/>
              </w:rPr>
              <w:pPrChange w:id="258" w:author="Juddy Tatiana Vargas Santofimio" w:date="2026-09-01T15:26:00Z">
                <w:pPr>
                  <w:cnfStyle w:val="000000010000" w:firstRow="0" w:lastRow="0" w:firstColumn="0" w:lastColumn="0" w:oddVBand="0" w:evenVBand="0" w:oddHBand="0" w:evenHBand="1" w:firstRowFirstColumn="0" w:firstRowLastColumn="0" w:lastRowFirstColumn="0" w:lastRowLastColumn="0"/>
                </w:pPr>
              </w:pPrChange>
            </w:pPr>
            <w:ins w:id="259" w:author="Juddy Tatiana Vargas Santofimio" w:date="2026-09-01T15:26:00Z">
              <w:r>
                <w:t>Entrenadores / equipos</w:t>
              </w:r>
            </w:ins>
          </w:p>
        </w:tc>
        <w:tc>
          <w:tcPr>
            <w:tcW w:w="7041" w:type="dxa"/>
            <w:tcPrChange w:id="260" w:author="Juddy Tatiana Vargas Santofimio" w:date="2026-09-13T14:59:00Z">
              <w:tcPr>
                <w:tcW w:w="6236" w:type="dxa"/>
                <w:shd w:val="clear" w:color="auto" w:fill="auto"/>
                <w:tcMar>
                  <w:top w:w="80" w:type="dxa"/>
                  <w:left w:w="100" w:type="dxa"/>
                  <w:bottom w:w="80" w:type="dxa"/>
                  <w:right w:w="100" w:type="dxa"/>
                </w:tcMar>
              </w:tcPr>
            </w:tcPrChange>
          </w:tcPr>
          <w:p w:rsidR="00113D74" w:rsidRDefault="00113D74">
            <w:pPr>
              <w:cnfStyle w:val="000000010000" w:firstRow="0" w:lastRow="0" w:firstColumn="0" w:lastColumn="0" w:oddVBand="0" w:evenVBand="0" w:oddHBand="0" w:evenHBand="1" w:firstRowFirstColumn="0" w:firstRowLastColumn="0" w:lastRowFirstColumn="0" w:lastRowLastColumn="0"/>
              <w:rPr>
                <w:ins w:id="261" w:author="Juddy Tatiana Vargas Santofimio" w:date="2026-09-01T15:26:00Z"/>
              </w:rPr>
              <w:pPrChange w:id="262" w:author="Juddy Tatiana Vargas Santofimio" w:date="2026-09-01T15:26:00Z">
                <w:pPr>
                  <w:cnfStyle w:val="000000010000" w:firstRow="0" w:lastRow="0" w:firstColumn="0" w:lastColumn="0" w:oddVBand="0" w:evenVBand="0" w:oddHBand="0" w:evenHBand="1" w:firstRowFirstColumn="0" w:firstRowLastColumn="0" w:lastRowFirstColumn="0" w:lastRowLastColumn="0"/>
                </w:pPr>
              </w:pPrChange>
            </w:pPr>
            <w:ins w:id="263" w:author="Juddy Tatiana Vargas Santofimio" w:date="2026-09-01T15:26:00Z">
              <w:r>
                <w:t>Inscripción simple desde el celular, sin formularios físicos ni hojas de cálculo compartidas; visibilidad clara del estado de su solicitud.</w:t>
              </w:r>
            </w:ins>
          </w:p>
        </w:tc>
      </w:tr>
      <w:tr w:rsidR="006A0E4A" w:rsidTr="00E53B5C">
        <w:trPr>
          <w:cnfStyle w:val="000000100000" w:firstRow="0" w:lastRow="0" w:firstColumn="0" w:lastColumn="0" w:oddVBand="0" w:evenVBand="0" w:oddHBand="1" w:evenHBand="0" w:firstRowFirstColumn="0" w:firstRowLastColumn="0" w:lastRowFirstColumn="0" w:lastRowLastColumn="0"/>
          <w:ins w:id="264" w:author="Juddy Tatiana Vargas Santofimio" w:date="2026-09-01T15:26:00Z"/>
        </w:trPr>
        <w:tc>
          <w:tcPr>
            <w:tcW w:w="1795" w:type="dxa"/>
            <w:tcPrChange w:id="265" w:author="Juddy Tatiana Vargas Santofimio" w:date="2026-09-13T14:59:00Z">
              <w:tcPr>
                <w:tcW w:w="1795" w:type="dxa"/>
                <w:shd w:val="clear" w:color="auto" w:fill="auto"/>
                <w:tcMar>
                  <w:top w:w="80" w:type="dxa"/>
                  <w:left w:w="100" w:type="dxa"/>
                  <w:bottom w:w="80" w:type="dxa"/>
                  <w:right w:w="100" w:type="dxa"/>
                </w:tcMar>
              </w:tcPr>
            </w:tcPrChange>
          </w:tcPr>
          <w:p w:rsidR="00113D74" w:rsidRDefault="00113D74">
            <w:pPr>
              <w:cnfStyle w:val="000000100000" w:firstRow="0" w:lastRow="0" w:firstColumn="0" w:lastColumn="0" w:oddVBand="0" w:evenVBand="0" w:oddHBand="1" w:evenHBand="0" w:firstRowFirstColumn="0" w:firstRowLastColumn="0" w:lastRowFirstColumn="0" w:lastRowLastColumn="0"/>
              <w:rPr>
                <w:ins w:id="266" w:author="Juddy Tatiana Vargas Santofimio" w:date="2026-09-01T15:26:00Z"/>
              </w:rPr>
              <w:pPrChange w:id="267" w:author="Juddy Tatiana Vargas Santofimio" w:date="2026-09-01T15:26:00Z">
                <w:pPr>
                  <w:cnfStyle w:val="000000100000" w:firstRow="0" w:lastRow="0" w:firstColumn="0" w:lastColumn="0" w:oddVBand="0" w:evenVBand="0" w:oddHBand="1" w:evenHBand="0" w:firstRowFirstColumn="0" w:firstRowLastColumn="0" w:lastRowFirstColumn="0" w:lastRowLastColumn="0"/>
                </w:pPr>
              </w:pPrChange>
            </w:pPr>
            <w:ins w:id="268" w:author="Juddy Tatiana Vargas Santofimio" w:date="2026-09-01T15:26:00Z">
              <w:r>
                <w:t>Árbitros</w:t>
              </w:r>
            </w:ins>
          </w:p>
        </w:tc>
        <w:tc>
          <w:tcPr>
            <w:tcW w:w="7041" w:type="dxa"/>
            <w:tcPrChange w:id="269" w:author="Juddy Tatiana Vargas Santofimio" w:date="2026-09-13T14:59:00Z">
              <w:tcPr>
                <w:tcW w:w="7041" w:type="dxa"/>
                <w:gridSpan w:val="2"/>
                <w:shd w:val="clear" w:color="auto" w:fill="auto"/>
                <w:tcMar>
                  <w:top w:w="80" w:type="dxa"/>
                  <w:left w:w="100" w:type="dxa"/>
                  <w:bottom w:w="80" w:type="dxa"/>
                  <w:right w:w="100" w:type="dxa"/>
                </w:tcMar>
              </w:tcPr>
            </w:tcPrChange>
          </w:tcPr>
          <w:p w:rsidR="00113D74" w:rsidRDefault="00113D74">
            <w:pPr>
              <w:cnfStyle w:val="000000100000" w:firstRow="0" w:lastRow="0" w:firstColumn="0" w:lastColumn="0" w:oddVBand="0" w:evenVBand="0" w:oddHBand="1" w:evenHBand="0" w:firstRowFirstColumn="0" w:firstRowLastColumn="0" w:lastRowFirstColumn="0" w:lastRowLastColumn="0"/>
              <w:rPr>
                <w:ins w:id="270" w:author="Juddy Tatiana Vargas Santofimio" w:date="2026-09-01T15:26:00Z"/>
              </w:rPr>
              <w:pPrChange w:id="271" w:author="Juddy Tatiana Vargas Santofimio" w:date="2026-09-01T15:26:00Z">
                <w:pPr>
                  <w:cnfStyle w:val="000000100000" w:firstRow="0" w:lastRow="0" w:firstColumn="0" w:lastColumn="0" w:oddVBand="0" w:evenVBand="0" w:oddHBand="1" w:evenHBand="0" w:firstRowFirstColumn="0" w:firstRowLastColumn="0" w:lastRowFirstColumn="0" w:lastRowLastColumn="0"/>
                </w:pPr>
              </w:pPrChange>
            </w:pPr>
            <w:ins w:id="272" w:author="Juddy Tatiana Vargas Santofimio" w:date="2026-09-01T15:26:00Z">
              <w:r>
                <w:t>Visibilidad de sus asignaciones y control exclusivo sobre los partidos que les corresponden, sin ambigüedad sobre quién puede modificar qué.</w:t>
              </w:r>
            </w:ins>
          </w:p>
        </w:tc>
      </w:tr>
      <w:tr w:rsidR="006A0E4A" w:rsidTr="00E53B5C">
        <w:trPr>
          <w:cnfStyle w:val="000000010000" w:firstRow="0" w:lastRow="0" w:firstColumn="0" w:lastColumn="0" w:oddVBand="0" w:evenVBand="0" w:oddHBand="0" w:evenHBand="1" w:firstRowFirstColumn="0" w:firstRowLastColumn="0" w:lastRowFirstColumn="0" w:lastRowLastColumn="0"/>
          <w:ins w:id="273" w:author="Juddy Tatiana Vargas Santofimio" w:date="2026-09-01T15:26:00Z"/>
        </w:trPr>
        <w:tc>
          <w:tcPr>
            <w:tcW w:w="1795" w:type="dxa"/>
            <w:tcPrChange w:id="274" w:author="Juddy Tatiana Vargas Santofimio" w:date="2026-09-13T14:59:00Z">
              <w:tcPr>
                <w:tcW w:w="2600" w:type="dxa"/>
                <w:gridSpan w:val="2"/>
                <w:shd w:val="clear" w:color="auto" w:fill="auto"/>
                <w:tcMar>
                  <w:top w:w="80" w:type="dxa"/>
                  <w:left w:w="100" w:type="dxa"/>
                  <w:bottom w:w="80" w:type="dxa"/>
                  <w:right w:w="100" w:type="dxa"/>
                </w:tcMar>
              </w:tcPr>
            </w:tcPrChange>
          </w:tcPr>
          <w:p w:rsidR="00113D74" w:rsidRDefault="00113D74">
            <w:pPr>
              <w:cnfStyle w:val="000000010000" w:firstRow="0" w:lastRow="0" w:firstColumn="0" w:lastColumn="0" w:oddVBand="0" w:evenVBand="0" w:oddHBand="0" w:evenHBand="1" w:firstRowFirstColumn="0" w:firstRowLastColumn="0" w:lastRowFirstColumn="0" w:lastRowLastColumn="0"/>
              <w:rPr>
                <w:ins w:id="275" w:author="Juddy Tatiana Vargas Santofimio" w:date="2026-09-01T15:26:00Z"/>
              </w:rPr>
              <w:pPrChange w:id="276" w:author="Juddy Tatiana Vargas Santofimio" w:date="2026-09-01T15:26:00Z">
                <w:pPr>
                  <w:cnfStyle w:val="000000010000" w:firstRow="0" w:lastRow="0" w:firstColumn="0" w:lastColumn="0" w:oddVBand="0" w:evenVBand="0" w:oddHBand="0" w:evenHBand="1" w:firstRowFirstColumn="0" w:firstRowLastColumn="0" w:lastRowFirstColumn="0" w:lastRowLastColumn="0"/>
                </w:pPr>
              </w:pPrChange>
            </w:pPr>
            <w:ins w:id="277" w:author="Juddy Tatiana Vargas Santofimio" w:date="2026-09-01T15:26:00Z">
              <w:r>
                <w:t>Jugadores y público</w:t>
              </w:r>
            </w:ins>
          </w:p>
        </w:tc>
        <w:tc>
          <w:tcPr>
            <w:tcW w:w="7041" w:type="dxa"/>
            <w:tcPrChange w:id="278" w:author="Juddy Tatiana Vargas Santofimio" w:date="2026-09-13T14:59:00Z">
              <w:tcPr>
                <w:tcW w:w="6236" w:type="dxa"/>
                <w:shd w:val="clear" w:color="auto" w:fill="auto"/>
                <w:tcMar>
                  <w:top w:w="80" w:type="dxa"/>
                  <w:left w:w="100" w:type="dxa"/>
                  <w:bottom w:w="80" w:type="dxa"/>
                  <w:right w:w="100" w:type="dxa"/>
                </w:tcMar>
              </w:tcPr>
            </w:tcPrChange>
          </w:tcPr>
          <w:p w:rsidR="00113D74" w:rsidRDefault="00113D74">
            <w:pPr>
              <w:cnfStyle w:val="000000010000" w:firstRow="0" w:lastRow="0" w:firstColumn="0" w:lastColumn="0" w:oddVBand="0" w:evenVBand="0" w:oddHBand="0" w:evenHBand="1" w:firstRowFirstColumn="0" w:firstRowLastColumn="0" w:lastRowFirstColumn="0" w:lastRowLastColumn="0"/>
              <w:rPr>
                <w:ins w:id="279" w:author="Juddy Tatiana Vargas Santofimio" w:date="2026-09-01T15:26:00Z"/>
              </w:rPr>
              <w:pPrChange w:id="280" w:author="Juddy Tatiana Vargas Santofimio" w:date="2026-09-01T15:26:00Z">
                <w:pPr>
                  <w:cnfStyle w:val="000000010000" w:firstRow="0" w:lastRow="0" w:firstColumn="0" w:lastColumn="0" w:oddVBand="0" w:evenVBand="0" w:oddHBand="0" w:evenHBand="1" w:firstRowFirstColumn="0" w:firstRowLastColumn="0" w:lastRowFirstColumn="0" w:lastRowLastColumn="0"/>
                </w:pPr>
              </w:pPrChange>
            </w:pPr>
            <w:ins w:id="281" w:author="Juddy Tatiana Vargas Santofimio" w:date="2026-09-01T15:26:00Z">
              <w:r>
                <w:t>Acceso público y en tiempo real a calendario, resultados y estadísticas, sin depender de canales informales (grupos de chat, carteleras físicas).</w:t>
              </w:r>
            </w:ins>
          </w:p>
        </w:tc>
      </w:tr>
    </w:tbl>
    <w:p w:rsidR="006A0E4A" w:rsidRDefault="006A0E4A">
      <w:pPr>
        <w:pStyle w:val="Ttulo2"/>
        <w:rPr>
          <w:ins w:id="282" w:author="Juddy Tatiana Vargas Santofimio" w:date="2026-09-01T15:27:00Z"/>
        </w:rPr>
        <w:pPrChange w:id="283" w:author="Juddy Tatiana Vargas Santofimio" w:date="2026-09-01T15:27:00Z">
          <w:pPr>
            <w:pStyle w:val="Ttulo1"/>
          </w:pPr>
        </w:pPrChange>
      </w:pPr>
      <w:ins w:id="284" w:author="Juddy Tatiana Vargas Santofimio" w:date="2026-09-01T15:27:00Z">
        <w:r w:rsidRPr="006A0E4A">
          <w:t>Alcance del proyecto</w:t>
        </w:r>
      </w:ins>
    </w:p>
    <w:tbl>
      <w:tblPr>
        <w:tblStyle w:val="Estilo1"/>
        <w:tblW w:w="8784" w:type="dxa"/>
        <w:tblLook w:val="0020" w:firstRow="1" w:lastRow="0" w:firstColumn="0" w:lastColumn="0" w:noHBand="0" w:noVBand="0"/>
        <w:tblPrChange w:id="285" w:author="Juddy Tatiana Vargas Santofimio" w:date="2026-09-13T14:59:00Z">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1696"/>
        <w:gridCol w:w="7088"/>
        <w:tblGridChange w:id="286">
          <w:tblGrid>
            <w:gridCol w:w="2600"/>
            <w:gridCol w:w="6960"/>
          </w:tblGrid>
        </w:tblGridChange>
      </w:tblGrid>
      <w:tr w:rsidR="006A0E4A" w:rsidTr="00E53B5C">
        <w:trPr>
          <w:cnfStyle w:val="100000000000" w:firstRow="1" w:lastRow="0" w:firstColumn="0" w:lastColumn="0" w:oddVBand="0" w:evenVBand="0" w:oddHBand="0" w:evenHBand="0" w:firstRowFirstColumn="0" w:firstRowLastColumn="0" w:lastRowFirstColumn="0" w:lastRowLastColumn="0"/>
          <w:ins w:id="287" w:author="Juddy Tatiana Vargas Santofimio" w:date="2026-09-01T15:27:00Z"/>
          <w:trPrChange w:id="288" w:author="Juddy Tatiana Vargas Santofimio" w:date="2026-09-13T14:59:00Z">
            <w:trPr>
              <w:tblHeader/>
            </w:trPr>
          </w:trPrChange>
        </w:trPr>
        <w:tc>
          <w:tcPr>
            <w:tcW w:w="1696" w:type="dxa"/>
            <w:tcPrChange w:id="289" w:author="Juddy Tatiana Vargas Santofimio" w:date="2026-09-13T14:59:00Z">
              <w:tcPr>
                <w:tcW w:w="2600" w:type="dxa"/>
                <w:shd w:val="clear" w:color="auto" w:fill="0D8932"/>
                <w:tcMar>
                  <w:top w:w="80" w:type="dxa"/>
                  <w:left w:w="100" w:type="dxa"/>
                  <w:bottom w:w="80" w:type="dxa"/>
                  <w:right w:w="100" w:type="dxa"/>
                </w:tcMar>
              </w:tcPr>
            </w:tcPrChange>
          </w:tcPr>
          <w:p w:rsidR="006A0E4A" w:rsidRPr="00E53B5C" w:rsidRDefault="006A0E4A">
            <w:pPr>
              <w:cnfStyle w:val="100000000000" w:firstRow="1" w:lastRow="0" w:firstColumn="0" w:lastColumn="0" w:oddVBand="0" w:evenVBand="0" w:oddHBand="0" w:evenHBand="0" w:firstRowFirstColumn="0" w:firstRowLastColumn="0" w:lastRowFirstColumn="0" w:lastRowLastColumn="0"/>
              <w:rPr>
                <w:ins w:id="290" w:author="Juddy Tatiana Vargas Santofimio" w:date="2026-09-01T15:27:00Z"/>
                <w:rPrChange w:id="291" w:author="Juddy Tatiana Vargas Santofimio" w:date="2026-09-13T14:55:00Z">
                  <w:rPr>
                    <w:ins w:id="292" w:author="Juddy Tatiana Vargas Santofimio" w:date="2026-09-01T15:27:00Z"/>
                  </w:rPr>
                </w:rPrChange>
              </w:rPr>
              <w:pPrChange w:id="293" w:author="Juddy Tatiana Vargas Santofimio" w:date="2026-09-01T15:27:00Z">
                <w:pPr>
                  <w:cnfStyle w:val="100000000000" w:firstRow="1" w:lastRow="0" w:firstColumn="0" w:lastColumn="0" w:oddVBand="0" w:evenVBand="0" w:oddHBand="0" w:evenHBand="0" w:firstRowFirstColumn="0" w:firstRowLastColumn="0" w:lastRowFirstColumn="0" w:lastRowLastColumn="0"/>
                </w:pPr>
              </w:pPrChange>
            </w:pPr>
            <w:ins w:id="294" w:author="Juddy Tatiana Vargas Santofimio" w:date="2026-09-01T15:27:00Z">
              <w:r w:rsidRPr="00E53B5C">
                <w:rPr>
                  <w:bCs/>
                  <w:color w:val="FFFFFF"/>
                  <w:rPrChange w:id="295" w:author="Juddy Tatiana Vargas Santofimio" w:date="2026-09-13T14:55:00Z">
                    <w:rPr>
                      <w:b w:val="0"/>
                      <w:bCs/>
                      <w:color w:val="FFFFFF"/>
                    </w:rPr>
                  </w:rPrChange>
                </w:rPr>
                <w:t>Área</w:t>
              </w:r>
            </w:ins>
          </w:p>
        </w:tc>
        <w:tc>
          <w:tcPr>
            <w:tcW w:w="7088" w:type="dxa"/>
            <w:tcPrChange w:id="296" w:author="Juddy Tatiana Vargas Santofimio" w:date="2026-09-13T14:59:00Z">
              <w:tcPr>
                <w:tcW w:w="6960" w:type="dxa"/>
                <w:shd w:val="clear" w:color="auto" w:fill="0D8932"/>
                <w:tcMar>
                  <w:top w:w="80" w:type="dxa"/>
                  <w:left w:w="100" w:type="dxa"/>
                  <w:bottom w:w="80" w:type="dxa"/>
                  <w:right w:w="100" w:type="dxa"/>
                </w:tcMar>
              </w:tcPr>
            </w:tcPrChange>
          </w:tcPr>
          <w:p w:rsidR="006A0E4A" w:rsidRPr="00E53B5C" w:rsidRDefault="006A0E4A">
            <w:pPr>
              <w:cnfStyle w:val="100000000000" w:firstRow="1" w:lastRow="0" w:firstColumn="0" w:lastColumn="0" w:oddVBand="0" w:evenVBand="0" w:oddHBand="0" w:evenHBand="0" w:firstRowFirstColumn="0" w:firstRowLastColumn="0" w:lastRowFirstColumn="0" w:lastRowLastColumn="0"/>
              <w:rPr>
                <w:ins w:id="297" w:author="Juddy Tatiana Vargas Santofimio" w:date="2026-09-01T15:27:00Z"/>
                <w:rPrChange w:id="298" w:author="Juddy Tatiana Vargas Santofimio" w:date="2026-09-13T14:55:00Z">
                  <w:rPr>
                    <w:ins w:id="299" w:author="Juddy Tatiana Vargas Santofimio" w:date="2026-09-01T15:27:00Z"/>
                  </w:rPr>
                </w:rPrChange>
              </w:rPr>
              <w:pPrChange w:id="300" w:author="Juddy Tatiana Vargas Santofimio" w:date="2026-09-01T15:27:00Z">
                <w:pPr>
                  <w:cnfStyle w:val="100000000000" w:firstRow="1" w:lastRow="0" w:firstColumn="0" w:lastColumn="0" w:oddVBand="0" w:evenVBand="0" w:oddHBand="0" w:evenHBand="0" w:firstRowFirstColumn="0" w:firstRowLastColumn="0" w:lastRowFirstColumn="0" w:lastRowLastColumn="0"/>
                </w:pPr>
              </w:pPrChange>
            </w:pPr>
            <w:ins w:id="301" w:author="Juddy Tatiana Vargas Santofimio" w:date="2026-09-01T15:27:00Z">
              <w:r w:rsidRPr="00E53B5C">
                <w:rPr>
                  <w:bCs/>
                  <w:color w:val="FFFFFF"/>
                  <w:rPrChange w:id="302" w:author="Juddy Tatiana Vargas Santofimio" w:date="2026-09-13T14:55:00Z">
                    <w:rPr>
                      <w:b w:val="0"/>
                      <w:bCs/>
                      <w:color w:val="FFFFFF"/>
                    </w:rPr>
                  </w:rPrChange>
                </w:rPr>
                <w:t>Capacidades clave</w:t>
              </w:r>
            </w:ins>
          </w:p>
        </w:tc>
      </w:tr>
      <w:tr w:rsidR="006A0E4A" w:rsidTr="00E53B5C">
        <w:trPr>
          <w:cnfStyle w:val="000000100000" w:firstRow="0" w:lastRow="0" w:firstColumn="0" w:lastColumn="0" w:oddVBand="0" w:evenVBand="0" w:oddHBand="1" w:evenHBand="0" w:firstRowFirstColumn="0" w:firstRowLastColumn="0" w:lastRowFirstColumn="0" w:lastRowLastColumn="0"/>
          <w:ins w:id="303" w:author="Juddy Tatiana Vargas Santofimio" w:date="2026-09-01T15:27:00Z"/>
        </w:trPr>
        <w:tc>
          <w:tcPr>
            <w:tcW w:w="1696" w:type="dxa"/>
            <w:tcPrChange w:id="304" w:author="Juddy Tatiana Vargas Santofimio" w:date="2026-09-13T14:59:00Z">
              <w:tcPr>
                <w:tcW w:w="2600" w:type="dxa"/>
                <w:tcMar>
                  <w:top w:w="80" w:type="dxa"/>
                  <w:left w:w="100" w:type="dxa"/>
                  <w:bottom w:w="80" w:type="dxa"/>
                  <w:right w:w="100" w:type="dxa"/>
                </w:tcMar>
              </w:tcPr>
            </w:tcPrChange>
          </w:tcPr>
          <w:p w:rsidR="006A0E4A" w:rsidRDefault="006A0E4A">
            <w:pPr>
              <w:cnfStyle w:val="000000100000" w:firstRow="0" w:lastRow="0" w:firstColumn="0" w:lastColumn="0" w:oddVBand="0" w:evenVBand="0" w:oddHBand="1" w:evenHBand="0" w:firstRowFirstColumn="0" w:firstRowLastColumn="0" w:lastRowFirstColumn="0" w:lastRowLastColumn="0"/>
              <w:rPr>
                <w:ins w:id="305" w:author="Juddy Tatiana Vargas Santofimio" w:date="2026-09-01T15:27:00Z"/>
              </w:rPr>
              <w:pPrChange w:id="306" w:author="Juddy Tatiana Vargas Santofimio" w:date="2026-09-01T15:27:00Z">
                <w:pPr>
                  <w:cnfStyle w:val="000000100000" w:firstRow="0" w:lastRow="0" w:firstColumn="0" w:lastColumn="0" w:oddVBand="0" w:evenVBand="0" w:oddHBand="1" w:evenHBand="0" w:firstRowFirstColumn="0" w:firstRowLastColumn="0" w:lastRowFirstColumn="0" w:lastRowLastColumn="0"/>
                </w:pPr>
              </w:pPrChange>
            </w:pPr>
            <w:ins w:id="307" w:author="Juddy Tatiana Vargas Santofimio" w:date="2026-09-01T15:27:00Z">
              <w:r>
                <w:t>Torneos</w:t>
              </w:r>
            </w:ins>
          </w:p>
        </w:tc>
        <w:tc>
          <w:tcPr>
            <w:tcW w:w="7088" w:type="dxa"/>
            <w:tcPrChange w:id="308" w:author="Juddy Tatiana Vargas Santofimio" w:date="2026-09-13T14:59:00Z">
              <w:tcPr>
                <w:tcW w:w="6960" w:type="dxa"/>
                <w:tcMar>
                  <w:top w:w="80" w:type="dxa"/>
                  <w:left w:w="100" w:type="dxa"/>
                  <w:bottom w:w="80" w:type="dxa"/>
                  <w:right w:w="100" w:type="dxa"/>
                </w:tcMar>
              </w:tcPr>
            </w:tcPrChange>
          </w:tcPr>
          <w:p w:rsidR="006A0E4A" w:rsidRDefault="006A0E4A">
            <w:pPr>
              <w:cnfStyle w:val="000000100000" w:firstRow="0" w:lastRow="0" w:firstColumn="0" w:lastColumn="0" w:oddVBand="0" w:evenVBand="0" w:oddHBand="1" w:evenHBand="0" w:firstRowFirstColumn="0" w:firstRowLastColumn="0" w:lastRowFirstColumn="0" w:lastRowLastColumn="0"/>
              <w:rPr>
                <w:ins w:id="309" w:author="Juddy Tatiana Vargas Santofimio" w:date="2026-09-01T15:27:00Z"/>
              </w:rPr>
              <w:pPrChange w:id="310" w:author="Juddy Tatiana Vargas Santofimio" w:date="2026-09-01T15:27:00Z">
                <w:pPr>
                  <w:cnfStyle w:val="000000100000" w:firstRow="0" w:lastRow="0" w:firstColumn="0" w:lastColumn="0" w:oddVBand="0" w:evenVBand="0" w:oddHBand="1" w:evenHBand="0" w:firstRowFirstColumn="0" w:firstRowLastColumn="0" w:lastRowFirstColumn="0" w:lastRowLastColumn="0"/>
                </w:pPr>
              </w:pPrChange>
            </w:pPr>
            <w:ins w:id="311" w:author="Juddy Tatiana Vargas Santofimio" w:date="2026-09-01T15:27:00Z">
              <w:r>
                <w:t>Creación, categorías múltiples incluyendo Mixto, formatos de competencia, inscripción pública activable.</w:t>
              </w:r>
            </w:ins>
          </w:p>
        </w:tc>
      </w:tr>
      <w:tr w:rsidR="006A0E4A" w:rsidTr="00E53B5C">
        <w:trPr>
          <w:cnfStyle w:val="000000010000" w:firstRow="0" w:lastRow="0" w:firstColumn="0" w:lastColumn="0" w:oddVBand="0" w:evenVBand="0" w:oddHBand="0" w:evenHBand="1" w:firstRowFirstColumn="0" w:firstRowLastColumn="0" w:lastRowFirstColumn="0" w:lastRowLastColumn="0"/>
          <w:ins w:id="312" w:author="Juddy Tatiana Vargas Santofimio" w:date="2026-09-01T15:27:00Z"/>
        </w:trPr>
        <w:tc>
          <w:tcPr>
            <w:tcW w:w="1696" w:type="dxa"/>
            <w:tcPrChange w:id="313" w:author="Juddy Tatiana Vargas Santofimio" w:date="2026-09-13T14:59:00Z">
              <w:tcPr>
                <w:tcW w:w="2600" w:type="dxa"/>
                <w:tcMar>
                  <w:top w:w="80" w:type="dxa"/>
                  <w:left w:w="100" w:type="dxa"/>
                  <w:bottom w:w="80" w:type="dxa"/>
                  <w:right w:w="100" w:type="dxa"/>
                </w:tcMar>
              </w:tcPr>
            </w:tcPrChange>
          </w:tcPr>
          <w:p w:rsidR="006A0E4A" w:rsidRDefault="006A0E4A">
            <w:pPr>
              <w:cnfStyle w:val="000000010000" w:firstRow="0" w:lastRow="0" w:firstColumn="0" w:lastColumn="0" w:oddVBand="0" w:evenVBand="0" w:oddHBand="0" w:evenHBand="1" w:firstRowFirstColumn="0" w:firstRowLastColumn="0" w:lastRowFirstColumn="0" w:lastRowLastColumn="0"/>
              <w:rPr>
                <w:ins w:id="314" w:author="Juddy Tatiana Vargas Santofimio" w:date="2026-09-01T15:27:00Z"/>
              </w:rPr>
              <w:pPrChange w:id="315" w:author="Juddy Tatiana Vargas Santofimio" w:date="2026-09-01T15:27:00Z">
                <w:pPr>
                  <w:cnfStyle w:val="000000010000" w:firstRow="0" w:lastRow="0" w:firstColumn="0" w:lastColumn="0" w:oddVBand="0" w:evenVBand="0" w:oddHBand="0" w:evenHBand="1" w:firstRowFirstColumn="0" w:firstRowLastColumn="0" w:lastRowFirstColumn="0" w:lastRowLastColumn="0"/>
                </w:pPr>
              </w:pPrChange>
            </w:pPr>
            <w:ins w:id="316" w:author="Juddy Tatiana Vargas Santofimio" w:date="2026-09-01T15:27:00Z">
              <w:r>
                <w:t>Equipos</w:t>
              </w:r>
            </w:ins>
          </w:p>
        </w:tc>
        <w:tc>
          <w:tcPr>
            <w:tcW w:w="7088" w:type="dxa"/>
            <w:tcPrChange w:id="317" w:author="Juddy Tatiana Vargas Santofimio" w:date="2026-09-13T14:59:00Z">
              <w:tcPr>
                <w:tcW w:w="6960" w:type="dxa"/>
                <w:tcMar>
                  <w:top w:w="80" w:type="dxa"/>
                  <w:left w:w="100" w:type="dxa"/>
                  <w:bottom w:w="80" w:type="dxa"/>
                  <w:right w:w="100" w:type="dxa"/>
                </w:tcMar>
              </w:tcPr>
            </w:tcPrChange>
          </w:tcPr>
          <w:p w:rsidR="006A0E4A" w:rsidRDefault="006A0E4A">
            <w:pPr>
              <w:cnfStyle w:val="000000010000" w:firstRow="0" w:lastRow="0" w:firstColumn="0" w:lastColumn="0" w:oddVBand="0" w:evenVBand="0" w:oddHBand="0" w:evenHBand="1" w:firstRowFirstColumn="0" w:firstRowLastColumn="0" w:lastRowFirstColumn="0" w:lastRowLastColumn="0"/>
              <w:rPr>
                <w:ins w:id="318" w:author="Juddy Tatiana Vargas Santofimio" w:date="2026-09-01T15:27:00Z"/>
              </w:rPr>
              <w:pPrChange w:id="319" w:author="Juddy Tatiana Vargas Santofimio" w:date="2026-09-01T15:27:00Z">
                <w:pPr>
                  <w:cnfStyle w:val="000000010000" w:firstRow="0" w:lastRow="0" w:firstColumn="0" w:lastColumn="0" w:oddVBand="0" w:evenVBand="0" w:oddHBand="0" w:evenHBand="1" w:firstRowFirstColumn="0" w:firstRowLastColumn="0" w:lastRowFirstColumn="0" w:lastRowLastColumn="0"/>
                </w:pPr>
              </w:pPrChange>
            </w:pPr>
            <w:ins w:id="320" w:author="Juddy Tatiana Vargas Santofimio" w:date="2026-09-01T15:27:00Z">
              <w:r>
                <w:t>Auto-inscripción por formulario público (incluye género por jugador), aprobación por la Liga, planilla bloqueada tras aprobación.</w:t>
              </w:r>
            </w:ins>
          </w:p>
        </w:tc>
      </w:tr>
      <w:tr w:rsidR="006A0E4A" w:rsidTr="00E53B5C">
        <w:trPr>
          <w:cnfStyle w:val="000000100000" w:firstRow="0" w:lastRow="0" w:firstColumn="0" w:lastColumn="0" w:oddVBand="0" w:evenVBand="0" w:oddHBand="1" w:evenHBand="0" w:firstRowFirstColumn="0" w:firstRowLastColumn="0" w:lastRowFirstColumn="0" w:lastRowLastColumn="0"/>
          <w:ins w:id="321" w:author="Juddy Tatiana Vargas Santofimio" w:date="2026-09-01T15:27:00Z"/>
        </w:trPr>
        <w:tc>
          <w:tcPr>
            <w:tcW w:w="1696" w:type="dxa"/>
            <w:tcPrChange w:id="322" w:author="Juddy Tatiana Vargas Santofimio" w:date="2026-09-13T14:59:00Z">
              <w:tcPr>
                <w:tcW w:w="2600" w:type="dxa"/>
                <w:tcMar>
                  <w:top w:w="80" w:type="dxa"/>
                  <w:left w:w="100" w:type="dxa"/>
                  <w:bottom w:w="80" w:type="dxa"/>
                  <w:right w:w="100" w:type="dxa"/>
                </w:tcMar>
              </w:tcPr>
            </w:tcPrChange>
          </w:tcPr>
          <w:p w:rsidR="006A0E4A" w:rsidRDefault="006A0E4A">
            <w:pPr>
              <w:cnfStyle w:val="000000100000" w:firstRow="0" w:lastRow="0" w:firstColumn="0" w:lastColumn="0" w:oddVBand="0" w:evenVBand="0" w:oddHBand="1" w:evenHBand="0" w:firstRowFirstColumn="0" w:firstRowLastColumn="0" w:lastRowFirstColumn="0" w:lastRowLastColumn="0"/>
              <w:rPr>
                <w:ins w:id="323" w:author="Juddy Tatiana Vargas Santofimio" w:date="2026-09-01T15:27:00Z"/>
              </w:rPr>
              <w:pPrChange w:id="324" w:author="Juddy Tatiana Vargas Santofimio" w:date="2026-09-01T15:27:00Z">
                <w:pPr>
                  <w:cnfStyle w:val="000000100000" w:firstRow="0" w:lastRow="0" w:firstColumn="0" w:lastColumn="0" w:oddVBand="0" w:evenVBand="0" w:oddHBand="1" w:evenHBand="0" w:firstRowFirstColumn="0" w:firstRowLastColumn="0" w:lastRowFirstColumn="0" w:lastRowLastColumn="0"/>
                </w:pPr>
              </w:pPrChange>
            </w:pPr>
            <w:ins w:id="325" w:author="Juddy Tatiana Vargas Santofimio" w:date="2026-09-01T15:27:00Z">
              <w:r>
                <w:t>Calendario y partidos</w:t>
              </w:r>
            </w:ins>
          </w:p>
        </w:tc>
        <w:tc>
          <w:tcPr>
            <w:tcW w:w="7088" w:type="dxa"/>
            <w:tcPrChange w:id="326" w:author="Juddy Tatiana Vargas Santofimio" w:date="2026-09-13T14:59:00Z">
              <w:tcPr>
                <w:tcW w:w="6960" w:type="dxa"/>
                <w:tcMar>
                  <w:top w:w="80" w:type="dxa"/>
                  <w:left w:w="100" w:type="dxa"/>
                  <w:bottom w:w="80" w:type="dxa"/>
                  <w:right w:w="100" w:type="dxa"/>
                </w:tcMar>
              </w:tcPr>
            </w:tcPrChange>
          </w:tcPr>
          <w:p w:rsidR="006A0E4A" w:rsidRDefault="006A0E4A">
            <w:pPr>
              <w:cnfStyle w:val="000000100000" w:firstRow="0" w:lastRow="0" w:firstColumn="0" w:lastColumn="0" w:oddVBand="0" w:evenVBand="0" w:oddHBand="1" w:evenHBand="0" w:firstRowFirstColumn="0" w:firstRowLastColumn="0" w:lastRowFirstColumn="0" w:lastRowLastColumn="0"/>
              <w:rPr>
                <w:ins w:id="327" w:author="Juddy Tatiana Vargas Santofimio" w:date="2026-09-01T15:27:00Z"/>
              </w:rPr>
              <w:pPrChange w:id="328" w:author="Juddy Tatiana Vargas Santofimio" w:date="2026-09-01T15:27:00Z">
                <w:pPr>
                  <w:cnfStyle w:val="000000100000" w:firstRow="0" w:lastRow="0" w:firstColumn="0" w:lastColumn="0" w:oddVBand="0" w:evenVBand="0" w:oddHBand="1" w:evenHBand="0" w:firstRowFirstColumn="0" w:firstRowLastColumn="0" w:lastRowFirstColumn="0" w:lastRowLastColumn="0"/>
                </w:pPr>
              </w:pPrChange>
            </w:pPr>
            <w:ins w:id="329" w:author="Juddy Tatiana Vargas Santofimio" w:date="2026-09-01T15:27:00Z">
              <w:r>
                <w:t>Filtrado por categoría, asignación de árbitros de campo y mesa, validación de conflictos.</w:t>
              </w:r>
            </w:ins>
          </w:p>
        </w:tc>
      </w:tr>
      <w:tr w:rsidR="006A0E4A" w:rsidTr="00E53B5C">
        <w:trPr>
          <w:cnfStyle w:val="000000010000" w:firstRow="0" w:lastRow="0" w:firstColumn="0" w:lastColumn="0" w:oddVBand="0" w:evenVBand="0" w:oddHBand="0" w:evenHBand="1" w:firstRowFirstColumn="0" w:firstRowLastColumn="0" w:lastRowFirstColumn="0" w:lastRowLastColumn="0"/>
          <w:ins w:id="330" w:author="Juddy Tatiana Vargas Santofimio" w:date="2026-09-01T15:27:00Z"/>
        </w:trPr>
        <w:tc>
          <w:tcPr>
            <w:tcW w:w="1696" w:type="dxa"/>
            <w:tcPrChange w:id="331" w:author="Juddy Tatiana Vargas Santofimio" w:date="2026-09-13T14:59:00Z">
              <w:tcPr>
                <w:tcW w:w="2600" w:type="dxa"/>
                <w:tcMar>
                  <w:top w:w="80" w:type="dxa"/>
                  <w:left w:w="100" w:type="dxa"/>
                  <w:bottom w:w="80" w:type="dxa"/>
                  <w:right w:w="100" w:type="dxa"/>
                </w:tcMar>
              </w:tcPr>
            </w:tcPrChange>
          </w:tcPr>
          <w:p w:rsidR="006A0E4A" w:rsidRDefault="006A0E4A">
            <w:pPr>
              <w:cnfStyle w:val="000000010000" w:firstRow="0" w:lastRow="0" w:firstColumn="0" w:lastColumn="0" w:oddVBand="0" w:evenVBand="0" w:oddHBand="0" w:evenHBand="1" w:firstRowFirstColumn="0" w:firstRowLastColumn="0" w:lastRowFirstColumn="0" w:lastRowLastColumn="0"/>
              <w:rPr>
                <w:ins w:id="332" w:author="Juddy Tatiana Vargas Santofimio" w:date="2026-09-01T15:27:00Z"/>
              </w:rPr>
              <w:pPrChange w:id="333" w:author="Juddy Tatiana Vargas Santofimio" w:date="2026-09-01T15:27:00Z">
                <w:pPr>
                  <w:cnfStyle w:val="000000010000" w:firstRow="0" w:lastRow="0" w:firstColumn="0" w:lastColumn="0" w:oddVBand="0" w:evenVBand="0" w:oddHBand="0" w:evenHBand="1" w:firstRowFirstColumn="0" w:firstRowLastColumn="0" w:lastRowFirstColumn="0" w:lastRowLastColumn="0"/>
                </w:pPr>
              </w:pPrChange>
            </w:pPr>
            <w:ins w:id="334" w:author="Juddy Tatiana Vargas Santofimio" w:date="2026-09-01T15:27:00Z">
              <w:r>
                <w:t>Partido en vivo</w:t>
              </w:r>
            </w:ins>
          </w:p>
        </w:tc>
        <w:tc>
          <w:tcPr>
            <w:tcW w:w="7088" w:type="dxa"/>
            <w:tcPrChange w:id="335" w:author="Juddy Tatiana Vargas Santofimio" w:date="2026-09-13T14:59:00Z">
              <w:tcPr>
                <w:tcW w:w="6960" w:type="dxa"/>
                <w:tcMar>
                  <w:top w:w="80" w:type="dxa"/>
                  <w:left w:w="100" w:type="dxa"/>
                  <w:bottom w:w="80" w:type="dxa"/>
                  <w:right w:w="100" w:type="dxa"/>
                </w:tcMar>
              </w:tcPr>
            </w:tcPrChange>
          </w:tcPr>
          <w:p w:rsidR="006A0E4A" w:rsidRDefault="006A0E4A">
            <w:pPr>
              <w:cnfStyle w:val="000000010000" w:firstRow="0" w:lastRow="0" w:firstColumn="0" w:lastColumn="0" w:oddVBand="0" w:evenVBand="0" w:oddHBand="0" w:evenHBand="1" w:firstRowFirstColumn="0" w:firstRowLastColumn="0" w:lastRowFirstColumn="0" w:lastRowLastColumn="0"/>
              <w:rPr>
                <w:ins w:id="336" w:author="Juddy Tatiana Vargas Santofimio" w:date="2026-09-01T15:27:00Z"/>
              </w:rPr>
              <w:pPrChange w:id="337" w:author="Juddy Tatiana Vargas Santofimio" w:date="2026-09-01T15:27:00Z">
                <w:pPr>
                  <w:cnfStyle w:val="000000010000" w:firstRow="0" w:lastRow="0" w:firstColumn="0" w:lastColumn="0" w:oddVBand="0" w:evenVBand="0" w:oddHBand="0" w:evenHBand="1" w:firstRowFirstColumn="0" w:firstRowLastColumn="0" w:lastRowFirstColumn="0" w:lastRowLastColumn="0"/>
                </w:pPr>
              </w:pPrChange>
            </w:pPr>
            <w:ins w:id="338" w:author="Juddy Tatiana Vargas Santofimio" w:date="2026-09-01T15:27:00Z">
              <w:r>
                <w:t>Marcador en tiempo real, registro de goles/exclusiones/tarjetas, cronología del encuentro.</w:t>
              </w:r>
            </w:ins>
          </w:p>
        </w:tc>
      </w:tr>
      <w:tr w:rsidR="006A0E4A" w:rsidTr="00E53B5C">
        <w:trPr>
          <w:cnfStyle w:val="000000100000" w:firstRow="0" w:lastRow="0" w:firstColumn="0" w:lastColumn="0" w:oddVBand="0" w:evenVBand="0" w:oddHBand="1" w:evenHBand="0" w:firstRowFirstColumn="0" w:firstRowLastColumn="0" w:lastRowFirstColumn="0" w:lastRowLastColumn="0"/>
          <w:ins w:id="339" w:author="Juddy Tatiana Vargas Santofimio" w:date="2026-09-01T15:27:00Z"/>
        </w:trPr>
        <w:tc>
          <w:tcPr>
            <w:tcW w:w="1696" w:type="dxa"/>
            <w:tcPrChange w:id="340" w:author="Juddy Tatiana Vargas Santofimio" w:date="2026-09-13T14:59:00Z">
              <w:tcPr>
                <w:tcW w:w="2600" w:type="dxa"/>
                <w:tcMar>
                  <w:top w:w="80" w:type="dxa"/>
                  <w:left w:w="100" w:type="dxa"/>
                  <w:bottom w:w="80" w:type="dxa"/>
                  <w:right w:w="100" w:type="dxa"/>
                </w:tcMar>
              </w:tcPr>
            </w:tcPrChange>
          </w:tcPr>
          <w:p w:rsidR="006A0E4A" w:rsidRDefault="006A0E4A">
            <w:pPr>
              <w:cnfStyle w:val="000000100000" w:firstRow="0" w:lastRow="0" w:firstColumn="0" w:lastColumn="0" w:oddVBand="0" w:evenVBand="0" w:oddHBand="1" w:evenHBand="0" w:firstRowFirstColumn="0" w:firstRowLastColumn="0" w:lastRowFirstColumn="0" w:lastRowLastColumn="0"/>
              <w:rPr>
                <w:ins w:id="341" w:author="Juddy Tatiana Vargas Santofimio" w:date="2026-09-01T15:27:00Z"/>
              </w:rPr>
              <w:pPrChange w:id="342" w:author="Juddy Tatiana Vargas Santofimio" w:date="2026-09-01T15:27:00Z">
                <w:pPr>
                  <w:cnfStyle w:val="000000100000" w:firstRow="0" w:lastRow="0" w:firstColumn="0" w:lastColumn="0" w:oddVBand="0" w:evenVBand="0" w:oddHBand="1" w:evenHBand="0" w:firstRowFirstColumn="0" w:firstRowLastColumn="0" w:lastRowFirstColumn="0" w:lastRowLastColumn="0"/>
                </w:pPr>
              </w:pPrChange>
            </w:pPr>
            <w:ins w:id="343" w:author="Juddy Tatiana Vargas Santofimio" w:date="2026-09-01T15:27:00Z">
              <w:r>
                <w:t>Estadísticas</w:t>
              </w:r>
            </w:ins>
          </w:p>
        </w:tc>
        <w:tc>
          <w:tcPr>
            <w:tcW w:w="7088" w:type="dxa"/>
            <w:tcPrChange w:id="344" w:author="Juddy Tatiana Vargas Santofimio" w:date="2026-09-13T14:59:00Z">
              <w:tcPr>
                <w:tcW w:w="6960" w:type="dxa"/>
                <w:tcMar>
                  <w:top w:w="80" w:type="dxa"/>
                  <w:left w:w="100" w:type="dxa"/>
                  <w:bottom w:w="80" w:type="dxa"/>
                  <w:right w:w="100" w:type="dxa"/>
                </w:tcMar>
              </w:tcPr>
            </w:tcPrChange>
          </w:tcPr>
          <w:p w:rsidR="006A0E4A" w:rsidRDefault="006A0E4A">
            <w:pPr>
              <w:cnfStyle w:val="000000100000" w:firstRow="0" w:lastRow="0" w:firstColumn="0" w:lastColumn="0" w:oddVBand="0" w:evenVBand="0" w:oddHBand="1" w:evenHBand="0" w:firstRowFirstColumn="0" w:firstRowLastColumn="0" w:lastRowFirstColumn="0" w:lastRowLastColumn="0"/>
              <w:rPr>
                <w:ins w:id="345" w:author="Juddy Tatiana Vargas Santofimio" w:date="2026-09-01T15:27:00Z"/>
              </w:rPr>
              <w:pPrChange w:id="346" w:author="Juddy Tatiana Vargas Santofimio" w:date="2026-09-01T15:27:00Z">
                <w:pPr>
                  <w:cnfStyle w:val="000000100000" w:firstRow="0" w:lastRow="0" w:firstColumn="0" w:lastColumn="0" w:oddVBand="0" w:evenVBand="0" w:oddHBand="1" w:evenHBand="0" w:firstRowFirstColumn="0" w:firstRowLastColumn="0" w:lastRowFirstColumn="0" w:lastRowLastColumn="0"/>
                </w:pPr>
              </w:pPrChange>
            </w:pPr>
            <w:ins w:id="347" w:author="Juddy Tatiana Vargas Santofimio" w:date="2026-09-01T15:27:00Z">
              <w:r>
                <w:t xml:space="preserve">Tabla de posiciones, goleadores por género, valla menos vencida </w:t>
              </w:r>
            </w:ins>
            <w:ins w:id="348" w:author="Juddy Tatiana Vargas Santofimio" w:date="2026-09-02T21:34:00Z">
              <w:r w:rsidR="00F27A2C">
                <w:t>en tabla única (ambos géneros).</w:t>
              </w:r>
            </w:ins>
          </w:p>
        </w:tc>
      </w:tr>
      <w:tr w:rsidR="006A0E4A" w:rsidTr="00E53B5C">
        <w:trPr>
          <w:cnfStyle w:val="000000010000" w:firstRow="0" w:lastRow="0" w:firstColumn="0" w:lastColumn="0" w:oddVBand="0" w:evenVBand="0" w:oddHBand="0" w:evenHBand="1" w:firstRowFirstColumn="0" w:firstRowLastColumn="0" w:lastRowFirstColumn="0" w:lastRowLastColumn="0"/>
          <w:ins w:id="349" w:author="Juddy Tatiana Vargas Santofimio" w:date="2026-09-01T15:27:00Z"/>
        </w:trPr>
        <w:tc>
          <w:tcPr>
            <w:tcW w:w="1696" w:type="dxa"/>
            <w:tcPrChange w:id="350" w:author="Juddy Tatiana Vargas Santofimio" w:date="2026-09-13T14:59:00Z">
              <w:tcPr>
                <w:tcW w:w="2600" w:type="dxa"/>
                <w:tcMar>
                  <w:top w:w="80" w:type="dxa"/>
                  <w:left w:w="100" w:type="dxa"/>
                  <w:bottom w:w="80" w:type="dxa"/>
                  <w:right w:w="100" w:type="dxa"/>
                </w:tcMar>
              </w:tcPr>
            </w:tcPrChange>
          </w:tcPr>
          <w:p w:rsidR="006A0E4A" w:rsidRDefault="006A0E4A">
            <w:pPr>
              <w:cnfStyle w:val="000000010000" w:firstRow="0" w:lastRow="0" w:firstColumn="0" w:lastColumn="0" w:oddVBand="0" w:evenVBand="0" w:oddHBand="0" w:evenHBand="1" w:firstRowFirstColumn="0" w:firstRowLastColumn="0" w:lastRowFirstColumn="0" w:lastRowLastColumn="0"/>
              <w:rPr>
                <w:ins w:id="351" w:author="Juddy Tatiana Vargas Santofimio" w:date="2026-09-01T15:27:00Z"/>
              </w:rPr>
              <w:pPrChange w:id="352" w:author="Juddy Tatiana Vargas Santofimio" w:date="2026-09-01T15:27:00Z">
                <w:pPr>
                  <w:cnfStyle w:val="000000010000" w:firstRow="0" w:lastRow="0" w:firstColumn="0" w:lastColumn="0" w:oddVBand="0" w:evenVBand="0" w:oddHBand="0" w:evenHBand="1" w:firstRowFirstColumn="0" w:firstRowLastColumn="0" w:lastRowFirstColumn="0" w:lastRowLastColumn="0"/>
                </w:pPr>
              </w:pPrChange>
            </w:pPr>
            <w:ins w:id="353" w:author="Juddy Tatiana Vargas Santofimio" w:date="2026-09-01T15:27:00Z">
              <w:r>
                <w:t>Fichas</w:t>
              </w:r>
            </w:ins>
          </w:p>
        </w:tc>
        <w:tc>
          <w:tcPr>
            <w:tcW w:w="7088" w:type="dxa"/>
            <w:tcPrChange w:id="354" w:author="Juddy Tatiana Vargas Santofimio" w:date="2026-09-13T14:59:00Z">
              <w:tcPr>
                <w:tcW w:w="6960" w:type="dxa"/>
                <w:tcMar>
                  <w:top w:w="80" w:type="dxa"/>
                  <w:left w:w="100" w:type="dxa"/>
                  <w:bottom w:w="80" w:type="dxa"/>
                  <w:right w:w="100" w:type="dxa"/>
                </w:tcMar>
              </w:tcPr>
            </w:tcPrChange>
          </w:tcPr>
          <w:p w:rsidR="006A0E4A" w:rsidRDefault="006A0E4A">
            <w:pPr>
              <w:cnfStyle w:val="000000010000" w:firstRow="0" w:lastRow="0" w:firstColumn="0" w:lastColumn="0" w:oddVBand="0" w:evenVBand="0" w:oddHBand="0" w:evenHBand="1" w:firstRowFirstColumn="0" w:firstRowLastColumn="0" w:lastRowFirstColumn="0" w:lastRowLastColumn="0"/>
              <w:rPr>
                <w:ins w:id="355" w:author="Juddy Tatiana Vargas Santofimio" w:date="2026-09-01T15:27:00Z"/>
              </w:rPr>
              <w:pPrChange w:id="356" w:author="Juddy Tatiana Vargas Santofimio" w:date="2026-09-01T15:27:00Z">
                <w:pPr>
                  <w:cnfStyle w:val="000000010000" w:firstRow="0" w:lastRow="0" w:firstColumn="0" w:lastColumn="0" w:oddVBand="0" w:evenVBand="0" w:oddHBand="0" w:evenHBand="1" w:firstRowFirstColumn="0" w:firstRowLastColumn="0" w:lastRowFirstColumn="0" w:lastRowLastColumn="0"/>
                </w:pPr>
              </w:pPrChange>
            </w:pPr>
            <w:ins w:id="357" w:author="Juddy Tatiana Vargas Santofimio" w:date="2026-09-01T15:27:00Z">
              <w:r>
                <w:t>Perfil de jugador y de árbitro, con cruce visible cuando una persona cumple ambos roles.</w:t>
              </w:r>
            </w:ins>
          </w:p>
        </w:tc>
      </w:tr>
      <w:tr w:rsidR="006A0E4A" w:rsidTr="00E53B5C">
        <w:trPr>
          <w:cnfStyle w:val="000000100000" w:firstRow="0" w:lastRow="0" w:firstColumn="0" w:lastColumn="0" w:oddVBand="0" w:evenVBand="0" w:oddHBand="1" w:evenHBand="0" w:firstRowFirstColumn="0" w:firstRowLastColumn="0" w:lastRowFirstColumn="0" w:lastRowLastColumn="0"/>
          <w:ins w:id="358" w:author="Juddy Tatiana Vargas Santofimio" w:date="2026-09-01T15:27:00Z"/>
        </w:trPr>
        <w:tc>
          <w:tcPr>
            <w:tcW w:w="1696" w:type="dxa"/>
            <w:tcPrChange w:id="359" w:author="Juddy Tatiana Vargas Santofimio" w:date="2026-09-13T14:59:00Z">
              <w:tcPr>
                <w:tcW w:w="2600" w:type="dxa"/>
                <w:tcMar>
                  <w:top w:w="80" w:type="dxa"/>
                  <w:left w:w="100" w:type="dxa"/>
                  <w:bottom w:w="80" w:type="dxa"/>
                  <w:right w:w="100" w:type="dxa"/>
                </w:tcMar>
              </w:tcPr>
            </w:tcPrChange>
          </w:tcPr>
          <w:p w:rsidR="006A0E4A" w:rsidRDefault="006A0E4A">
            <w:pPr>
              <w:cnfStyle w:val="000000100000" w:firstRow="0" w:lastRow="0" w:firstColumn="0" w:lastColumn="0" w:oddVBand="0" w:evenVBand="0" w:oddHBand="1" w:evenHBand="0" w:firstRowFirstColumn="0" w:firstRowLastColumn="0" w:lastRowFirstColumn="0" w:lastRowLastColumn="0"/>
              <w:rPr>
                <w:ins w:id="360" w:author="Juddy Tatiana Vargas Santofimio" w:date="2026-09-01T15:27:00Z"/>
              </w:rPr>
              <w:pPrChange w:id="361" w:author="Juddy Tatiana Vargas Santofimio" w:date="2026-09-01T15:27:00Z">
                <w:pPr>
                  <w:cnfStyle w:val="000000100000" w:firstRow="0" w:lastRow="0" w:firstColumn="0" w:lastColumn="0" w:oddVBand="0" w:evenVBand="0" w:oddHBand="1" w:evenHBand="0" w:firstRowFirstColumn="0" w:firstRowLastColumn="0" w:lastRowFirstColumn="0" w:lastRowLastColumn="0"/>
                </w:pPr>
              </w:pPrChange>
            </w:pPr>
            <w:ins w:id="362" w:author="Juddy Tatiana Vargas Santofimio" w:date="2026-09-01T15:27:00Z">
              <w:r>
                <w:t>Cuentas</w:t>
              </w:r>
            </w:ins>
          </w:p>
        </w:tc>
        <w:tc>
          <w:tcPr>
            <w:tcW w:w="7088" w:type="dxa"/>
            <w:tcPrChange w:id="363" w:author="Juddy Tatiana Vargas Santofimio" w:date="2026-09-13T14:59:00Z">
              <w:tcPr>
                <w:tcW w:w="6960" w:type="dxa"/>
                <w:tcMar>
                  <w:top w:w="80" w:type="dxa"/>
                  <w:left w:w="100" w:type="dxa"/>
                  <w:bottom w:w="80" w:type="dxa"/>
                  <w:right w:w="100" w:type="dxa"/>
                </w:tcMar>
              </w:tcPr>
            </w:tcPrChange>
          </w:tcPr>
          <w:p w:rsidR="006A0E4A" w:rsidRDefault="006A0E4A">
            <w:pPr>
              <w:cnfStyle w:val="000000100000" w:firstRow="0" w:lastRow="0" w:firstColumn="0" w:lastColumn="0" w:oddVBand="0" w:evenVBand="0" w:oddHBand="1" w:evenHBand="0" w:firstRowFirstColumn="0" w:firstRowLastColumn="0" w:lastRowFirstColumn="0" w:lastRowLastColumn="0"/>
              <w:rPr>
                <w:ins w:id="364" w:author="Juddy Tatiana Vargas Santofimio" w:date="2026-09-01T15:27:00Z"/>
              </w:rPr>
              <w:pPrChange w:id="365" w:author="Juddy Tatiana Vargas Santofimio" w:date="2026-09-01T15:27:00Z">
                <w:pPr>
                  <w:cnfStyle w:val="000000100000" w:firstRow="0" w:lastRow="0" w:firstColumn="0" w:lastColumn="0" w:oddVBand="0" w:evenVBand="0" w:oddHBand="1" w:evenHBand="0" w:firstRowFirstColumn="0" w:firstRowLastColumn="0" w:lastRowFirstColumn="0" w:lastRowLastColumn="0"/>
                </w:pPr>
              </w:pPrChange>
            </w:pPr>
            <w:ins w:id="366" w:author="Juddy Tatiana Vargas Santofimio" w:date="2026-09-01T15:27:00Z">
              <w:r>
                <w:t>Inicio de sesión con correo o Google, registro y recuperación de contraseña.</w:t>
              </w:r>
            </w:ins>
          </w:p>
        </w:tc>
      </w:tr>
    </w:tbl>
    <w:p w:rsidR="006A0E4A" w:rsidRPr="006E6AD8" w:rsidRDefault="006A0E4A">
      <w:pPr>
        <w:rPr>
          <w:ins w:id="367" w:author="Juddy Tatiana Vargas Santofimio" w:date="2026-08-31T18:52:00Z"/>
        </w:rPr>
        <w:pPrChange w:id="368" w:author="Juddy Tatiana Vargas Santofimio" w:date="2026-09-01T15:27:00Z">
          <w:pPr>
            <w:pStyle w:val="Ttulo1"/>
          </w:pPr>
        </w:pPrChange>
      </w:pPr>
      <w:ins w:id="369" w:author="Juddy Tatiana Vargas Santofimio" w:date="2026-09-01T15:28:00Z">
        <w:r>
          <w:rPr>
            <w:i/>
            <w:iCs/>
          </w:rPr>
          <w:t xml:space="preserve">Fuera de alcance / no evaluado todavía: pagos en línea, comunicación automatizada (notificaciones </w:t>
        </w:r>
        <w:proofErr w:type="spellStart"/>
        <w:r>
          <w:rPr>
            <w:i/>
            <w:iCs/>
          </w:rPr>
          <w:t>push</w:t>
        </w:r>
        <w:proofErr w:type="spellEnd"/>
        <w:r>
          <w:rPr>
            <w:i/>
            <w:iCs/>
          </w:rPr>
          <w:t xml:space="preserve"> o SMS) y administración de múltiples ligas desde una sola cuenta. Ninguno de estos puntos ha sido solicitado ni descartado explícitamente; se documentan aquí para que la Liga confirme si deben incorporarse en una fase futura.</w:t>
        </w:r>
      </w:ins>
    </w:p>
    <w:p w:rsidR="00FF75D6" w:rsidRPr="00113D74" w:rsidRDefault="00FF75D6">
      <w:pPr>
        <w:pStyle w:val="Ttulo1"/>
      </w:pPr>
      <w:bookmarkStart w:id="370" w:name="_Toc240204881"/>
      <w:r w:rsidRPr="00113D74">
        <w:t>Dominio</w:t>
      </w:r>
      <w:bookmarkEnd w:id="152"/>
      <w:bookmarkEnd w:id="370"/>
    </w:p>
    <w:p w:rsidR="00FF75D6" w:rsidRPr="00113D74" w:rsidRDefault="00FF75D6">
      <w:pPr>
        <w:pPrChange w:id="371" w:author="Juddy Tatiana Vargas Santofimio" w:date="2026-09-01T15:19:00Z">
          <w:pPr>
            <w:spacing w:after="0" w:line="240" w:lineRule="auto"/>
          </w:pPr>
        </w:pPrChange>
      </w:pPr>
      <w:del w:id="372" w:author="Juddy Tatiana Vargas Santofimio" w:date="2026-09-13T14:35:00Z">
        <w:r w:rsidRPr="00113D74" w:rsidDel="0016594A">
          <w:delText>Cancha</w:delText>
        </w:r>
      </w:del>
      <w:ins w:id="373" w:author="Juddy Tatiana Vargas Santofimio" w:date="2026-09-13T14:35:00Z">
        <w:r w:rsidR="0016594A">
          <w:t>HandPLay</w:t>
        </w:r>
      </w:ins>
      <w:r w:rsidRPr="00113D74">
        <w:t xml:space="preserve"> es una aplicación de gestión de torneos de balonmano orientada a ligas amateur y regionales. Cubre el ciclo completo de un torneo deportivo: creación del torneo, inscripción de equipos, programación de partidos, asignación de jueces, registro de resultados en vivo y consulta de estadísticas.</w:t>
      </w:r>
    </w:p>
    <w:p w:rsidR="00FF75D6" w:rsidRDefault="00FF75D6">
      <w:pPr>
        <w:rPr>
          <w:ins w:id="374" w:author="Juddy Tatiana Vargas Santofimio" w:date="2026-09-01T15:24:00Z"/>
        </w:rPr>
        <w:pPrChange w:id="375" w:author="Juddy Tatiana Vargas Santofimio" w:date="2026-09-01T15:19:00Z">
          <w:pPr>
            <w:spacing w:after="0" w:line="240" w:lineRule="auto"/>
          </w:pPr>
        </w:pPrChange>
      </w:pPr>
      <w:r w:rsidRPr="00113D74">
        <w:t>El caso de referencia usado en los mockups es la Liga de Balonmano del Caquetá, con torneos de distintas categorías (Mayores Masculino, Mayores Femenino, Sub-18, Sub-14) corriendo en paralelo</w:t>
      </w:r>
    </w:p>
    <w:p w:rsidR="00113D74" w:rsidRDefault="00113D74">
      <w:pPr>
        <w:pStyle w:val="Ttulo2"/>
        <w:rPr>
          <w:ins w:id="376" w:author="Juddy Tatiana Vargas Santofimio" w:date="2026-09-01T15:25:00Z"/>
        </w:rPr>
        <w:pPrChange w:id="377" w:author="Juddy Tatiana Vargas Santofimio" w:date="2026-09-01T15:25:00Z">
          <w:pPr>
            <w:spacing w:after="0" w:line="240" w:lineRule="auto"/>
          </w:pPr>
        </w:pPrChange>
      </w:pPr>
      <w:ins w:id="378" w:author="Juddy Tatiana Vargas Santofimio" w:date="2026-09-01T15:25:00Z">
        <w:r w:rsidRPr="00113D74">
          <w:t>Usuarios y stakeholders</w:t>
        </w:r>
      </w:ins>
    </w:p>
    <w:p w:rsidR="00113D74" w:rsidRDefault="00113D74">
      <w:pPr>
        <w:rPr>
          <w:ins w:id="379" w:author="Juddy Tatiana Vargas Santofimio" w:date="2026-09-01T15:25:00Z"/>
        </w:rPr>
        <w:pPrChange w:id="380" w:author="Juddy Tatiana Vargas Santofimio" w:date="2026-09-01T15:25:00Z">
          <w:pPr>
            <w:spacing w:after="0" w:line="240" w:lineRule="auto"/>
          </w:pPr>
        </w:pPrChange>
      </w:pPr>
      <w:ins w:id="381" w:author="Juddy Tatiana Vargas Santofimio" w:date="2026-09-01T15:25:00Z">
        <w:r w:rsidRPr="00113D74">
          <w:lastRenderedPageBreak/>
          <w:t>Se distinguen los usuarios que interactúan directamente con la aplicación de los stakeholders institucionales (la Liga como organización, y los clubes afiliados) cuyo interés en el proyecto es indirecto pero relevante para su adopción</w:t>
        </w:r>
        <w:r>
          <w:t>.</w:t>
        </w:r>
      </w:ins>
    </w:p>
    <w:p w:rsidR="00113D74" w:rsidRPr="00113D74" w:rsidRDefault="00113D74">
      <w:pPr>
        <w:pPrChange w:id="382" w:author="Juddy Tatiana Vargas Santofimio" w:date="2026-09-01T15:25:00Z">
          <w:pPr>
            <w:spacing w:after="0" w:line="240" w:lineRule="auto"/>
          </w:pPr>
        </w:pPrChange>
      </w:pPr>
      <w:ins w:id="383" w:author="Juddy Tatiana Vargas Santofimio" w:date="2026-09-01T15:25:00Z">
        <w:r w:rsidRPr="00113D74">
          <w:t>Como stakeholder institucional, la Liga de Balonmano del Caquetá es la organización dueña del proceso y la principal interesada en que el sistema refleje fielmente su reglamento; los clubes afiliados son stakeholders indirectos, interesados en la transparencia de resultados y en la simplicidad del proceso de inscripción.</w:t>
        </w:r>
      </w:ins>
    </w:p>
    <w:p w:rsidR="00FF75D6" w:rsidRPr="00113D74" w:rsidRDefault="00FF75D6">
      <w:pPr>
        <w:pStyle w:val="Ttulo2"/>
      </w:pPr>
      <w:bookmarkStart w:id="384" w:name="_Toc239009068"/>
      <w:bookmarkStart w:id="385" w:name="_Toc239011097"/>
      <w:r w:rsidRPr="00113D74">
        <w:t>Actores</w:t>
      </w:r>
      <w:bookmarkEnd w:id="384"/>
      <w:bookmarkEnd w:id="385"/>
    </w:p>
    <w:tbl>
      <w:tblPr>
        <w:tblStyle w:val="Estilo1"/>
        <w:tblW w:w="8813" w:type="dxa"/>
        <w:tblLook w:val="0020" w:firstRow="1" w:lastRow="0" w:firstColumn="0" w:lastColumn="0" w:noHBand="0" w:noVBand="0"/>
        <w:tblPrChange w:id="386" w:author="Juddy Tatiana Vargas Santofimio" w:date="2026-09-13T14:59:00Z">
          <w:tblPr>
            <w:tblW w:w="8813" w:type="dxa"/>
            <w:tblLook w:val="0000" w:firstRow="0" w:lastRow="0" w:firstColumn="0" w:lastColumn="0" w:noHBand="0" w:noVBand="0"/>
          </w:tblPr>
        </w:tblPrChange>
      </w:tblPr>
      <w:tblGrid>
        <w:gridCol w:w="2689"/>
        <w:gridCol w:w="6124"/>
        <w:tblGridChange w:id="387">
          <w:tblGrid>
            <w:gridCol w:w="3200"/>
            <w:gridCol w:w="5613"/>
          </w:tblGrid>
        </w:tblGridChange>
      </w:tblGrid>
      <w:tr w:rsidR="00FF75D6" w:rsidRPr="00113D74" w:rsidTr="00E53B5C">
        <w:trPr>
          <w:cnfStyle w:val="100000000000" w:firstRow="1" w:lastRow="0" w:firstColumn="0" w:lastColumn="0" w:oddVBand="0" w:evenVBand="0" w:oddHBand="0" w:evenHBand="0" w:firstRowFirstColumn="0" w:firstRowLastColumn="0" w:lastRowFirstColumn="0" w:lastRowLastColumn="0"/>
        </w:trPr>
        <w:tc>
          <w:tcPr>
            <w:tcW w:w="2689" w:type="dxa"/>
            <w:tcPrChange w:id="388" w:author="Juddy Tatiana Vargas Santofimio" w:date="2026-09-13T14:59:00Z">
              <w:tcPr>
                <w:tcW w:w="3200" w:type="dxa"/>
                <w:shd w:val="clear" w:color="auto" w:fill="0D8932"/>
              </w:tcPr>
            </w:tcPrChange>
          </w:tcPr>
          <w:p w:rsidR="00FF75D6" w:rsidRPr="006A0E4A" w:rsidRDefault="00FF75D6">
            <w:pPr>
              <w:cnfStyle w:val="100000000000" w:firstRow="1" w:lastRow="0" w:firstColumn="0" w:lastColumn="0" w:oddVBand="0" w:evenVBand="0" w:oddHBand="0" w:evenHBand="0" w:firstRowFirstColumn="0" w:firstRowLastColumn="0" w:lastRowFirstColumn="0" w:lastRowLastColumn="0"/>
              <w:rPr>
                <w:rPrChange w:id="389" w:author="Juddy Tatiana Vargas Santofimio" w:date="2026-09-01T15:28:00Z">
                  <w:rPr/>
                </w:rPrChange>
              </w:rPr>
            </w:pPr>
            <w:r w:rsidRPr="006A0E4A">
              <w:rPr>
                <w:rPrChange w:id="390" w:author="Juddy Tatiana Vargas Santofimio" w:date="2026-09-01T15:28:00Z">
                  <w:rPr>
                    <w:bCs/>
                    <w:color w:val="FFFFFF"/>
                  </w:rPr>
                </w:rPrChange>
              </w:rPr>
              <w:t>Actor</w:t>
            </w:r>
          </w:p>
        </w:tc>
        <w:tc>
          <w:tcPr>
            <w:tcW w:w="6124" w:type="dxa"/>
            <w:tcPrChange w:id="391" w:author="Juddy Tatiana Vargas Santofimio" w:date="2026-09-13T14:59:00Z">
              <w:tcPr>
                <w:tcW w:w="5613" w:type="dxa"/>
                <w:shd w:val="clear" w:color="auto" w:fill="0D8932"/>
              </w:tcPr>
            </w:tcPrChange>
          </w:tcPr>
          <w:p w:rsidR="00FF75D6" w:rsidRPr="006A0E4A" w:rsidRDefault="00FF75D6">
            <w:pPr>
              <w:cnfStyle w:val="100000000000" w:firstRow="1" w:lastRow="0" w:firstColumn="0" w:lastColumn="0" w:oddVBand="0" w:evenVBand="0" w:oddHBand="0" w:evenHBand="0" w:firstRowFirstColumn="0" w:firstRowLastColumn="0" w:lastRowFirstColumn="0" w:lastRowLastColumn="0"/>
              <w:rPr>
                <w:rPrChange w:id="392" w:author="Juddy Tatiana Vargas Santofimio" w:date="2026-09-01T15:28:00Z">
                  <w:rPr/>
                </w:rPrChange>
              </w:rPr>
            </w:pPr>
            <w:r w:rsidRPr="006A0E4A">
              <w:rPr>
                <w:rPrChange w:id="393" w:author="Juddy Tatiana Vargas Santofimio" w:date="2026-09-01T15:28:00Z">
                  <w:rPr>
                    <w:bCs/>
                    <w:color w:val="FFFFFF"/>
                  </w:rPr>
                </w:rPrChange>
              </w:rPr>
              <w:t>Rol</w:t>
            </w:r>
          </w:p>
        </w:tc>
      </w:tr>
      <w:tr w:rsidR="00FF75D6" w:rsidRPr="00113D74" w:rsidTr="00E53B5C">
        <w:trPr>
          <w:cnfStyle w:val="000000100000" w:firstRow="0" w:lastRow="0" w:firstColumn="0" w:lastColumn="0" w:oddVBand="0" w:evenVBand="0" w:oddHBand="1" w:evenHBand="0" w:firstRowFirstColumn="0" w:firstRowLastColumn="0" w:lastRowFirstColumn="0" w:lastRowLastColumn="0"/>
        </w:trPr>
        <w:tc>
          <w:tcPr>
            <w:tcW w:w="2689" w:type="dxa"/>
            <w:tcPrChange w:id="394" w:author="Juddy Tatiana Vargas Santofimio" w:date="2026-09-13T14:59:00Z">
              <w:tcPr>
                <w:tcW w:w="3200" w:type="dxa"/>
              </w:tcPr>
            </w:tcPrChange>
          </w:tcPr>
          <w:p w:rsidR="00FF75D6" w:rsidRPr="00113D74" w:rsidRDefault="00FF75D6">
            <w:pPr>
              <w:cnfStyle w:val="000000100000" w:firstRow="0" w:lastRow="0" w:firstColumn="0" w:lastColumn="0" w:oddVBand="0" w:evenVBand="0" w:oddHBand="1" w:evenHBand="0" w:firstRowFirstColumn="0" w:firstRowLastColumn="0" w:lastRowFirstColumn="0" w:lastRowLastColumn="0"/>
            </w:pPr>
            <w:r w:rsidRPr="00113D74">
              <w:t>Administrador de liga</w:t>
            </w:r>
          </w:p>
        </w:tc>
        <w:tc>
          <w:tcPr>
            <w:tcW w:w="6124" w:type="dxa"/>
            <w:tcPrChange w:id="395" w:author="Juddy Tatiana Vargas Santofimio" w:date="2026-09-13T14:59:00Z">
              <w:tcPr>
                <w:tcW w:w="5613" w:type="dxa"/>
              </w:tcPr>
            </w:tcPrChange>
          </w:tcPr>
          <w:p w:rsidR="00FF75D6" w:rsidRPr="00113D74" w:rsidRDefault="00FF75D6">
            <w:pPr>
              <w:cnfStyle w:val="000000100000" w:firstRow="0" w:lastRow="0" w:firstColumn="0" w:lastColumn="0" w:oddVBand="0" w:evenVBand="0" w:oddHBand="1" w:evenHBand="0" w:firstRowFirstColumn="0" w:firstRowLastColumn="0" w:lastRowFirstColumn="0" w:lastRowLastColumn="0"/>
            </w:pPr>
            <w:r w:rsidRPr="00113D74">
              <w:t>Control total del sistema: torneos, calendario, aprobaciones, asignaciones.</w:t>
            </w:r>
          </w:p>
        </w:tc>
      </w:tr>
      <w:tr w:rsidR="00FF75D6" w:rsidRPr="00113D74" w:rsidTr="00E53B5C">
        <w:trPr>
          <w:cnfStyle w:val="000000010000" w:firstRow="0" w:lastRow="0" w:firstColumn="0" w:lastColumn="0" w:oddVBand="0" w:evenVBand="0" w:oddHBand="0" w:evenHBand="1" w:firstRowFirstColumn="0" w:firstRowLastColumn="0" w:lastRowFirstColumn="0" w:lastRowLastColumn="0"/>
        </w:trPr>
        <w:tc>
          <w:tcPr>
            <w:tcW w:w="2689" w:type="dxa"/>
            <w:tcPrChange w:id="396" w:author="Juddy Tatiana Vargas Santofimio" w:date="2026-09-13T14:59:00Z">
              <w:tcPr>
                <w:tcW w:w="3200" w:type="dxa"/>
              </w:tcPr>
            </w:tcPrChange>
          </w:tcPr>
          <w:p w:rsidR="00FF75D6" w:rsidRPr="00113D74" w:rsidRDefault="00FF75D6">
            <w:pPr>
              <w:cnfStyle w:val="000000010000" w:firstRow="0" w:lastRow="0" w:firstColumn="0" w:lastColumn="0" w:oddVBand="0" w:evenVBand="0" w:oddHBand="0" w:evenHBand="1" w:firstRowFirstColumn="0" w:firstRowLastColumn="0" w:lastRowFirstColumn="0" w:lastRowLastColumn="0"/>
            </w:pPr>
            <w:r w:rsidRPr="00113D74">
              <w:t>Entrenador / equipo</w:t>
            </w:r>
          </w:p>
        </w:tc>
        <w:tc>
          <w:tcPr>
            <w:tcW w:w="6124" w:type="dxa"/>
            <w:tcPrChange w:id="397" w:author="Juddy Tatiana Vargas Santofimio" w:date="2026-09-13T14:59:00Z">
              <w:tcPr>
                <w:tcW w:w="5613" w:type="dxa"/>
              </w:tcPr>
            </w:tcPrChange>
          </w:tcPr>
          <w:p w:rsidR="00FF75D6" w:rsidRPr="00113D74" w:rsidRDefault="00FF75D6">
            <w:pPr>
              <w:cnfStyle w:val="000000010000" w:firstRow="0" w:lastRow="0" w:firstColumn="0" w:lastColumn="0" w:oddVBand="0" w:evenVBand="0" w:oddHBand="0" w:evenHBand="1" w:firstRowFirstColumn="0" w:firstRowLastColumn="0" w:lastRowFirstColumn="0" w:lastRowLastColumn="0"/>
            </w:pPr>
            <w:r w:rsidRPr="00113D74">
              <w:t>Se auto-inscribe a un torneo mediante el formulario público. No puede editar la planilla una vez inscrita.</w:t>
            </w:r>
          </w:p>
        </w:tc>
      </w:tr>
      <w:tr w:rsidR="00FF75D6" w:rsidRPr="00113D74" w:rsidTr="00E53B5C">
        <w:trPr>
          <w:cnfStyle w:val="000000100000" w:firstRow="0" w:lastRow="0" w:firstColumn="0" w:lastColumn="0" w:oddVBand="0" w:evenVBand="0" w:oddHBand="1" w:evenHBand="0" w:firstRowFirstColumn="0" w:firstRowLastColumn="0" w:lastRowFirstColumn="0" w:lastRowLastColumn="0"/>
        </w:trPr>
        <w:tc>
          <w:tcPr>
            <w:tcW w:w="2689" w:type="dxa"/>
            <w:tcPrChange w:id="398" w:author="Juddy Tatiana Vargas Santofimio" w:date="2026-09-13T14:59:00Z">
              <w:tcPr>
                <w:tcW w:w="3200" w:type="dxa"/>
              </w:tcPr>
            </w:tcPrChange>
          </w:tcPr>
          <w:p w:rsidR="00FF75D6" w:rsidRPr="00113D74" w:rsidRDefault="00FF75D6">
            <w:pPr>
              <w:cnfStyle w:val="000000100000" w:firstRow="0" w:lastRow="0" w:firstColumn="0" w:lastColumn="0" w:oddVBand="0" w:evenVBand="0" w:oddHBand="1" w:evenHBand="0" w:firstRowFirstColumn="0" w:firstRowLastColumn="0" w:lastRowFirstColumn="0" w:lastRowLastColumn="0"/>
            </w:pPr>
            <w:r w:rsidRPr="00113D74">
              <w:t>Árbitro de campo</w:t>
            </w:r>
          </w:p>
        </w:tc>
        <w:tc>
          <w:tcPr>
            <w:tcW w:w="6124" w:type="dxa"/>
            <w:tcPrChange w:id="399" w:author="Juddy Tatiana Vargas Santofimio" w:date="2026-09-13T14:59:00Z">
              <w:tcPr>
                <w:tcW w:w="5613" w:type="dxa"/>
              </w:tcPr>
            </w:tcPrChange>
          </w:tcPr>
          <w:p w:rsidR="00FF75D6" w:rsidRPr="00113D74" w:rsidRDefault="00FF75D6">
            <w:pPr>
              <w:cnfStyle w:val="000000100000" w:firstRow="0" w:lastRow="0" w:firstColumn="0" w:lastColumn="0" w:oddVBand="0" w:evenVBand="0" w:oddHBand="1" w:evenHBand="0" w:firstRowFirstColumn="0" w:firstRowLastColumn="0" w:lastRowFirstColumn="0" w:lastRowLastColumn="0"/>
            </w:pPr>
            <w:r w:rsidRPr="00113D74">
              <w:t xml:space="preserve">Dirige el partido en </w:t>
            </w:r>
            <w:del w:id="400" w:author="Juddy Tatiana Vargas Santofimio" w:date="2026-09-13T14:35:00Z">
              <w:r w:rsidRPr="00113D74" w:rsidDel="0016594A">
                <w:delText>cancha</w:delText>
              </w:r>
            </w:del>
            <w:ins w:id="401" w:author="Juddy Tatiana Vargas Santofimio" w:date="2026-09-13T14:35:00Z">
              <w:r w:rsidR="0016594A">
                <w:t>HandPLay</w:t>
              </w:r>
            </w:ins>
            <w:r w:rsidRPr="00113D74">
              <w:t>. Solo tiene acceso de consulta dentro del sistema.</w:t>
            </w:r>
          </w:p>
        </w:tc>
      </w:tr>
      <w:tr w:rsidR="00FF75D6" w:rsidRPr="00113D74" w:rsidTr="00E53B5C">
        <w:trPr>
          <w:cnfStyle w:val="000000010000" w:firstRow="0" w:lastRow="0" w:firstColumn="0" w:lastColumn="0" w:oddVBand="0" w:evenVBand="0" w:oddHBand="0" w:evenHBand="1" w:firstRowFirstColumn="0" w:firstRowLastColumn="0" w:lastRowFirstColumn="0" w:lastRowLastColumn="0"/>
        </w:trPr>
        <w:tc>
          <w:tcPr>
            <w:tcW w:w="2689" w:type="dxa"/>
            <w:tcPrChange w:id="402" w:author="Juddy Tatiana Vargas Santofimio" w:date="2026-09-13T14:59:00Z">
              <w:tcPr>
                <w:tcW w:w="3200" w:type="dxa"/>
              </w:tcPr>
            </w:tcPrChange>
          </w:tcPr>
          <w:p w:rsidR="00FF75D6" w:rsidRPr="00113D74" w:rsidRDefault="00FF75D6">
            <w:pPr>
              <w:cnfStyle w:val="000000010000" w:firstRow="0" w:lastRow="0" w:firstColumn="0" w:lastColumn="0" w:oddVBand="0" w:evenVBand="0" w:oddHBand="0" w:evenHBand="1" w:firstRowFirstColumn="0" w:firstRowLastColumn="0" w:lastRowFirstColumn="0" w:lastRowLastColumn="0"/>
            </w:pPr>
            <w:r w:rsidRPr="00113D74">
              <w:t>Árbitro de mesa (cronometrista / anotador)</w:t>
            </w:r>
          </w:p>
        </w:tc>
        <w:tc>
          <w:tcPr>
            <w:tcW w:w="6124" w:type="dxa"/>
            <w:tcPrChange w:id="403" w:author="Juddy Tatiana Vargas Santofimio" w:date="2026-09-13T14:59:00Z">
              <w:tcPr>
                <w:tcW w:w="5613" w:type="dxa"/>
              </w:tcPr>
            </w:tcPrChange>
          </w:tcPr>
          <w:p w:rsidR="00FF75D6" w:rsidRPr="00113D74" w:rsidRDefault="00FF75D6">
            <w:pPr>
              <w:cnfStyle w:val="000000010000" w:firstRow="0" w:lastRow="0" w:firstColumn="0" w:lastColumn="0" w:oddVBand="0" w:evenVBand="0" w:oddHBand="0" w:evenHBand="1" w:firstRowFirstColumn="0" w:firstRowLastColumn="0" w:lastRowFirstColumn="0" w:lastRowLastColumn="0"/>
            </w:pPr>
            <w:r w:rsidRPr="00113D74">
              <w:t>Único rol, además del administrador, habilitado para registrar resultados y eventos de un partido, y solo si está asignado a ese partido específico.</w:t>
            </w:r>
          </w:p>
        </w:tc>
      </w:tr>
      <w:tr w:rsidR="00FF75D6" w:rsidRPr="00113D74" w:rsidTr="00E53B5C">
        <w:trPr>
          <w:cnfStyle w:val="000000100000" w:firstRow="0" w:lastRow="0" w:firstColumn="0" w:lastColumn="0" w:oddVBand="0" w:evenVBand="0" w:oddHBand="1" w:evenHBand="0" w:firstRowFirstColumn="0" w:firstRowLastColumn="0" w:lastRowFirstColumn="0" w:lastRowLastColumn="0"/>
        </w:trPr>
        <w:tc>
          <w:tcPr>
            <w:tcW w:w="2689" w:type="dxa"/>
            <w:tcPrChange w:id="404" w:author="Juddy Tatiana Vargas Santofimio" w:date="2026-09-13T14:59:00Z">
              <w:tcPr>
                <w:tcW w:w="3200" w:type="dxa"/>
              </w:tcPr>
            </w:tcPrChange>
          </w:tcPr>
          <w:p w:rsidR="00FF75D6" w:rsidRPr="00113D74" w:rsidRDefault="00FF75D6">
            <w:pPr>
              <w:cnfStyle w:val="000000100000" w:firstRow="0" w:lastRow="0" w:firstColumn="0" w:lastColumn="0" w:oddVBand="0" w:evenVBand="0" w:oddHBand="1" w:evenHBand="0" w:firstRowFirstColumn="0" w:firstRowLastColumn="0" w:lastRowFirstColumn="0" w:lastRowLastColumn="0"/>
            </w:pPr>
            <w:r w:rsidRPr="00113D74">
              <w:t>Espectador / miembro</w:t>
            </w:r>
          </w:p>
        </w:tc>
        <w:tc>
          <w:tcPr>
            <w:tcW w:w="6124" w:type="dxa"/>
            <w:tcPrChange w:id="405" w:author="Juddy Tatiana Vargas Santofimio" w:date="2026-09-13T14:59:00Z">
              <w:tcPr>
                <w:tcW w:w="5613" w:type="dxa"/>
              </w:tcPr>
            </w:tcPrChange>
          </w:tcPr>
          <w:p w:rsidR="00FF75D6" w:rsidRPr="00113D74" w:rsidRDefault="00FF75D6">
            <w:pPr>
              <w:cnfStyle w:val="000000100000" w:firstRow="0" w:lastRow="0" w:firstColumn="0" w:lastColumn="0" w:oddVBand="0" w:evenVBand="0" w:oddHBand="1" w:evenHBand="0" w:firstRowFirstColumn="0" w:firstRowLastColumn="0" w:lastRowFirstColumn="0" w:lastRowLastColumn="0"/>
            </w:pPr>
            <w:r w:rsidRPr="00113D74">
              <w:t>Consulta calendario, tablas de posiciones, estadísticas y fichas de jugadores. Sin permisos de edición.</w:t>
            </w:r>
          </w:p>
        </w:tc>
      </w:tr>
    </w:tbl>
    <w:p w:rsidR="00FF75D6" w:rsidRPr="00113D74" w:rsidRDefault="00FF75D6">
      <w:pPr>
        <w:rPr>
          <w:rPrChange w:id="406" w:author="Juddy Tatiana Vargas Santofimio" w:date="2026-09-01T15:16:00Z">
            <w:rPr>
              <w:b/>
              <w:color w:val="0D8932"/>
              <w:sz w:val="28"/>
            </w:rPr>
          </w:rPrChange>
        </w:rPr>
        <w:pPrChange w:id="407" w:author="Juddy Tatiana Vargas Santofimio" w:date="2026-09-01T15:19:00Z">
          <w:pPr>
            <w:spacing w:after="0" w:line="240" w:lineRule="auto"/>
            <w:ind w:left="76"/>
          </w:pPr>
        </w:pPrChange>
      </w:pPr>
    </w:p>
    <w:p w:rsidR="00FF75D6" w:rsidRPr="00113D74" w:rsidRDefault="00FF75D6">
      <w:pPr>
        <w:pStyle w:val="Ttulo2"/>
      </w:pPr>
      <w:bookmarkStart w:id="408" w:name="_Toc239011098"/>
      <w:r w:rsidRPr="00113D74">
        <w:t>Entidades principales</w:t>
      </w:r>
      <w:bookmarkEnd w:id="408"/>
    </w:p>
    <w:tbl>
      <w:tblPr>
        <w:tblStyle w:val="Estilo1"/>
        <w:tblW w:w="8813" w:type="dxa"/>
        <w:tblLook w:val="04A0" w:firstRow="1" w:lastRow="0" w:firstColumn="1" w:lastColumn="0" w:noHBand="0" w:noVBand="1"/>
        <w:tblPrChange w:id="409" w:author="Juddy Tatiana Vargas Santofimio" w:date="2026-09-13T14:59:00Z">
          <w:tblPr>
            <w:tblW w:w="8813" w:type="dxa"/>
            <w:tblLook w:val="04A0" w:firstRow="1" w:lastRow="0" w:firstColumn="1" w:lastColumn="0" w:noHBand="0" w:noVBand="1"/>
          </w:tblPr>
        </w:tblPrChange>
      </w:tblPr>
      <w:tblGrid>
        <w:gridCol w:w="1555"/>
        <w:gridCol w:w="7258"/>
        <w:tblGridChange w:id="410">
          <w:tblGrid>
            <w:gridCol w:w="5"/>
            <w:gridCol w:w="1550"/>
            <w:gridCol w:w="5"/>
            <w:gridCol w:w="7253"/>
            <w:gridCol w:w="5"/>
          </w:tblGrid>
        </w:tblGridChange>
      </w:tblGrid>
      <w:tr w:rsidR="00113D74" w:rsidRPr="00ED5525" w:rsidTr="00E53B5C">
        <w:trPr>
          <w:cnfStyle w:val="100000000000" w:firstRow="1" w:lastRow="0" w:firstColumn="0" w:lastColumn="0" w:oddVBand="0" w:evenVBand="0" w:oddHBand="0" w:evenHBand="0" w:firstRowFirstColumn="0" w:firstRowLastColumn="0" w:lastRowFirstColumn="0" w:lastRowLastColumn="0"/>
          <w:ins w:id="411" w:author="Juddy Tatiana Vargas Santofimio" w:date="2026-09-01T15:22:00Z"/>
          <w:trPrChange w:id="412" w:author="Juddy Tatiana Vargas Santofimio" w:date="2026-09-13T14:59:00Z">
            <w:trPr>
              <w:gridAfter w:val="0"/>
            </w:trPr>
          </w:trPrChange>
        </w:trPr>
        <w:tc>
          <w:tcPr>
            <w:cnfStyle w:val="001000000000" w:firstRow="0" w:lastRow="0" w:firstColumn="1" w:lastColumn="0" w:oddVBand="0" w:evenVBand="0" w:oddHBand="0" w:evenHBand="0" w:firstRowFirstColumn="0" w:firstRowLastColumn="0" w:lastRowFirstColumn="0" w:lastRowLastColumn="0"/>
            <w:tcW w:w="1555" w:type="dxa"/>
            <w:tcPrChange w:id="413" w:author="Juddy Tatiana Vargas Santofimio" w:date="2026-09-13T14:59:00Z">
              <w:tcPr>
                <w:tcW w:w="1555" w:type="dxa"/>
                <w:gridSpan w:val="2"/>
              </w:tcPr>
            </w:tcPrChange>
          </w:tcPr>
          <w:p w:rsidR="00113D74" w:rsidRPr="00E53B5C" w:rsidRDefault="00113D74" w:rsidP="00113D74">
            <w:pPr>
              <w:cnfStyle w:val="101000000000" w:firstRow="1" w:lastRow="0" w:firstColumn="1" w:lastColumn="0" w:oddVBand="0" w:evenVBand="0" w:oddHBand="0" w:evenHBand="0" w:firstRowFirstColumn="0" w:firstRowLastColumn="0" w:lastRowFirstColumn="0" w:lastRowLastColumn="0"/>
              <w:rPr>
                <w:ins w:id="414" w:author="Juddy Tatiana Vargas Santofimio" w:date="2026-09-01T15:22:00Z"/>
                <w:rPrChange w:id="415" w:author="Juddy Tatiana Vargas Santofimio" w:date="2026-09-13T14:55:00Z">
                  <w:rPr>
                    <w:ins w:id="416" w:author="Juddy Tatiana Vargas Santofimio" w:date="2026-09-01T15:22:00Z"/>
                    <w:b w:val="0"/>
                  </w:rPr>
                </w:rPrChange>
              </w:rPr>
            </w:pPr>
            <w:ins w:id="417" w:author="Juddy Tatiana Vargas Santofimio" w:date="2026-09-01T15:22:00Z">
              <w:r w:rsidRPr="00E53B5C">
                <w:rPr>
                  <w:rPrChange w:id="418" w:author="Juddy Tatiana Vargas Santofimio" w:date="2026-09-13T14:55:00Z">
                    <w:rPr>
                      <w:b w:val="0"/>
                    </w:rPr>
                  </w:rPrChange>
                </w:rPr>
                <w:t>Entidad</w:t>
              </w:r>
            </w:ins>
          </w:p>
        </w:tc>
        <w:tc>
          <w:tcPr>
            <w:tcW w:w="7258" w:type="dxa"/>
            <w:tcPrChange w:id="419" w:author="Juddy Tatiana Vargas Santofimio" w:date="2026-09-13T14:59:00Z">
              <w:tcPr>
                <w:tcW w:w="7258" w:type="dxa"/>
                <w:gridSpan w:val="2"/>
              </w:tcPr>
            </w:tcPrChange>
          </w:tcPr>
          <w:p w:rsidR="00113D74" w:rsidRPr="00E53B5C" w:rsidRDefault="00113D74" w:rsidP="00113D74">
            <w:pPr>
              <w:cnfStyle w:val="100000000000" w:firstRow="1" w:lastRow="0" w:firstColumn="0" w:lastColumn="0" w:oddVBand="0" w:evenVBand="0" w:oddHBand="0" w:evenHBand="0" w:firstRowFirstColumn="0" w:firstRowLastColumn="0" w:lastRowFirstColumn="0" w:lastRowLastColumn="0"/>
              <w:rPr>
                <w:ins w:id="420" w:author="Juddy Tatiana Vargas Santofimio" w:date="2026-09-01T15:22:00Z"/>
                <w:rPrChange w:id="421" w:author="Juddy Tatiana Vargas Santofimio" w:date="2026-09-13T14:55:00Z">
                  <w:rPr>
                    <w:ins w:id="422" w:author="Juddy Tatiana Vargas Santofimio" w:date="2026-09-01T15:22:00Z"/>
                    <w:b w:val="0"/>
                  </w:rPr>
                </w:rPrChange>
              </w:rPr>
            </w:pPr>
            <w:ins w:id="423" w:author="Juddy Tatiana Vargas Santofimio" w:date="2026-09-01T15:22:00Z">
              <w:r w:rsidRPr="00E53B5C">
                <w:rPr>
                  <w:rPrChange w:id="424" w:author="Juddy Tatiana Vargas Santofimio" w:date="2026-09-13T14:55:00Z">
                    <w:rPr>
                      <w:b w:val="0"/>
                    </w:rPr>
                  </w:rPrChange>
                </w:rPr>
                <w:t>Descripción</w:t>
              </w:r>
            </w:ins>
          </w:p>
        </w:tc>
      </w:tr>
      <w:tr w:rsidR="00113D74" w:rsidRPr="00ED5525" w:rsidTr="00E53B5C">
        <w:trPr>
          <w:cnfStyle w:val="000000100000" w:firstRow="0" w:lastRow="0" w:firstColumn="0" w:lastColumn="0" w:oddVBand="0" w:evenVBand="0" w:oddHBand="1" w:evenHBand="0" w:firstRowFirstColumn="0" w:firstRowLastColumn="0" w:lastRowFirstColumn="0" w:lastRowLastColumn="0"/>
          <w:ins w:id="425" w:author="Juddy Tatiana Vargas Santofimio" w:date="2026-09-01T15:22:00Z"/>
          <w:trPrChange w:id="426" w:author="Juddy Tatiana Vargas Santofimio" w:date="2026-09-13T14:59:00Z">
            <w:trPr>
              <w:gridAfter w:val="0"/>
            </w:trPr>
          </w:trPrChange>
        </w:trPr>
        <w:tc>
          <w:tcPr>
            <w:cnfStyle w:val="001000000000" w:firstRow="0" w:lastRow="0" w:firstColumn="1" w:lastColumn="0" w:oddVBand="0" w:evenVBand="0" w:oddHBand="0" w:evenHBand="0" w:firstRowFirstColumn="0" w:firstRowLastColumn="0" w:lastRowFirstColumn="0" w:lastRowLastColumn="0"/>
            <w:tcW w:w="1555" w:type="dxa"/>
            <w:tcPrChange w:id="427" w:author="Juddy Tatiana Vargas Santofimio" w:date="2026-09-13T14:59:00Z">
              <w:tcPr>
                <w:tcW w:w="1555" w:type="dxa"/>
                <w:gridSpan w:val="2"/>
              </w:tcPr>
            </w:tcPrChange>
          </w:tcPr>
          <w:p w:rsidR="00113D74" w:rsidRPr="00ED5525" w:rsidRDefault="00113D74" w:rsidP="00113D74">
            <w:pPr>
              <w:cnfStyle w:val="001000100000" w:firstRow="0" w:lastRow="0" w:firstColumn="1" w:lastColumn="0" w:oddVBand="0" w:evenVBand="0" w:oddHBand="1" w:evenHBand="0" w:firstRowFirstColumn="0" w:firstRowLastColumn="0" w:lastRowFirstColumn="0" w:lastRowLastColumn="0"/>
              <w:rPr>
                <w:ins w:id="428" w:author="Juddy Tatiana Vargas Santofimio" w:date="2026-09-01T15:22:00Z"/>
              </w:rPr>
            </w:pPr>
            <w:ins w:id="429" w:author="Juddy Tatiana Vargas Santofimio" w:date="2026-09-01T15:22:00Z">
              <w:r w:rsidRPr="00ED5525">
                <w:t>Torneo</w:t>
              </w:r>
            </w:ins>
          </w:p>
        </w:tc>
        <w:tc>
          <w:tcPr>
            <w:tcW w:w="7258" w:type="dxa"/>
            <w:tcPrChange w:id="430" w:author="Juddy Tatiana Vargas Santofimio" w:date="2026-09-13T14:59:00Z">
              <w:tcPr>
                <w:tcW w:w="7258" w:type="dxa"/>
                <w:gridSpan w:val="2"/>
              </w:tcPr>
            </w:tcPrChange>
          </w:tcPr>
          <w:p w:rsidR="00113D74" w:rsidRPr="00ED5525" w:rsidRDefault="00113D74" w:rsidP="00113D74">
            <w:pPr>
              <w:cnfStyle w:val="000000100000" w:firstRow="0" w:lastRow="0" w:firstColumn="0" w:lastColumn="0" w:oddVBand="0" w:evenVBand="0" w:oddHBand="1" w:evenHBand="0" w:firstRowFirstColumn="0" w:firstRowLastColumn="0" w:lastRowFirstColumn="0" w:lastRowLastColumn="0"/>
              <w:rPr>
                <w:ins w:id="431" w:author="Juddy Tatiana Vargas Santofimio" w:date="2026-09-01T15:22:00Z"/>
              </w:rPr>
            </w:pPr>
            <w:ins w:id="432" w:author="Juddy Tatiana Vargas Santofimio" w:date="2026-09-01T15:22:00Z">
              <w:r w:rsidRPr="00ED5525">
                <w:t>nombre, categorías, formato, fechas, sede, cupo de equipos, jornadas</w:t>
              </w:r>
            </w:ins>
          </w:p>
        </w:tc>
      </w:tr>
      <w:tr w:rsidR="00113D74" w:rsidRPr="00ED5525" w:rsidTr="00E53B5C">
        <w:trPr>
          <w:cnfStyle w:val="000000010000" w:firstRow="0" w:lastRow="0" w:firstColumn="0" w:lastColumn="0" w:oddVBand="0" w:evenVBand="0" w:oddHBand="0" w:evenHBand="1" w:firstRowFirstColumn="0" w:firstRowLastColumn="0" w:lastRowFirstColumn="0" w:lastRowLastColumn="0"/>
          <w:ins w:id="433" w:author="Juddy Tatiana Vargas Santofimio" w:date="2026-09-01T15:22:00Z"/>
          <w:trPrChange w:id="434" w:author="Juddy Tatiana Vargas Santofimio" w:date="2026-09-13T14:59:00Z">
            <w:trPr>
              <w:gridBefore w:val="1"/>
            </w:trPr>
          </w:trPrChange>
        </w:trPr>
        <w:tc>
          <w:tcPr>
            <w:cnfStyle w:val="001000000000" w:firstRow="0" w:lastRow="0" w:firstColumn="1" w:lastColumn="0" w:oddVBand="0" w:evenVBand="0" w:oddHBand="0" w:evenHBand="0" w:firstRowFirstColumn="0" w:firstRowLastColumn="0" w:lastRowFirstColumn="0" w:lastRowLastColumn="0"/>
            <w:tcW w:w="1555" w:type="dxa"/>
            <w:tcPrChange w:id="435" w:author="Juddy Tatiana Vargas Santofimio" w:date="2026-09-13T14:59:00Z">
              <w:tcPr>
                <w:tcW w:w="1555" w:type="dxa"/>
                <w:gridSpan w:val="2"/>
              </w:tcPr>
            </w:tcPrChange>
          </w:tcPr>
          <w:p w:rsidR="00113D74" w:rsidRPr="00ED5525" w:rsidRDefault="00113D74" w:rsidP="00113D74">
            <w:pPr>
              <w:cnfStyle w:val="001000010000" w:firstRow="0" w:lastRow="0" w:firstColumn="1" w:lastColumn="0" w:oddVBand="0" w:evenVBand="0" w:oddHBand="0" w:evenHBand="1" w:firstRowFirstColumn="0" w:firstRowLastColumn="0" w:lastRowFirstColumn="0" w:lastRowLastColumn="0"/>
              <w:rPr>
                <w:ins w:id="436" w:author="Juddy Tatiana Vargas Santofimio" w:date="2026-09-01T15:22:00Z"/>
              </w:rPr>
            </w:pPr>
            <w:ins w:id="437" w:author="Juddy Tatiana Vargas Santofimio" w:date="2026-09-01T15:22:00Z">
              <w:r w:rsidRPr="00ED5525">
                <w:t>Categoría</w:t>
              </w:r>
            </w:ins>
          </w:p>
        </w:tc>
        <w:tc>
          <w:tcPr>
            <w:tcW w:w="7258" w:type="dxa"/>
            <w:tcPrChange w:id="438" w:author="Juddy Tatiana Vargas Santofimio" w:date="2026-09-13T14:59:00Z">
              <w:tcPr>
                <w:tcW w:w="7258" w:type="dxa"/>
                <w:gridSpan w:val="2"/>
              </w:tcPr>
            </w:tcPrChange>
          </w:tcPr>
          <w:p w:rsidR="00113D74" w:rsidRPr="00ED5525" w:rsidRDefault="00113D74" w:rsidP="00113D74">
            <w:pPr>
              <w:cnfStyle w:val="000000010000" w:firstRow="0" w:lastRow="0" w:firstColumn="0" w:lastColumn="0" w:oddVBand="0" w:evenVBand="0" w:oddHBand="0" w:evenHBand="1" w:firstRowFirstColumn="0" w:firstRowLastColumn="0" w:lastRowFirstColumn="0" w:lastRowLastColumn="0"/>
              <w:rPr>
                <w:ins w:id="439" w:author="Juddy Tatiana Vargas Santofimio" w:date="2026-09-01T15:22:00Z"/>
              </w:rPr>
            </w:pPr>
            <w:ins w:id="440" w:author="Juddy Tatiana Vargas Santofimio" w:date="2026-09-01T15:22:00Z">
              <w:r w:rsidRPr="00ED5525">
                <w:t>Mayores Masculino, Mayores Femenino, Sub-18, Sub-14, Mixto, u otras personalizables. La categoría Mixto combina jugadores masculinos y femeninos dentro del mismo equipo</w:t>
              </w:r>
            </w:ins>
          </w:p>
        </w:tc>
      </w:tr>
      <w:tr w:rsidR="00113D74" w:rsidRPr="00ED5525" w:rsidTr="00E53B5C">
        <w:trPr>
          <w:cnfStyle w:val="000000100000" w:firstRow="0" w:lastRow="0" w:firstColumn="0" w:lastColumn="0" w:oddVBand="0" w:evenVBand="0" w:oddHBand="1" w:evenHBand="0" w:firstRowFirstColumn="0" w:firstRowLastColumn="0" w:lastRowFirstColumn="0" w:lastRowLastColumn="0"/>
          <w:ins w:id="441" w:author="Juddy Tatiana Vargas Santofimio" w:date="2026-09-01T15:22:00Z"/>
          <w:trPrChange w:id="442" w:author="Juddy Tatiana Vargas Santofimio" w:date="2026-09-13T14:59:00Z">
            <w:trPr>
              <w:gridAfter w:val="0"/>
            </w:trPr>
          </w:trPrChange>
        </w:trPr>
        <w:tc>
          <w:tcPr>
            <w:cnfStyle w:val="001000000000" w:firstRow="0" w:lastRow="0" w:firstColumn="1" w:lastColumn="0" w:oddVBand="0" w:evenVBand="0" w:oddHBand="0" w:evenHBand="0" w:firstRowFirstColumn="0" w:firstRowLastColumn="0" w:lastRowFirstColumn="0" w:lastRowLastColumn="0"/>
            <w:tcW w:w="1555" w:type="dxa"/>
            <w:tcPrChange w:id="443" w:author="Juddy Tatiana Vargas Santofimio" w:date="2026-09-13T14:59:00Z">
              <w:tcPr>
                <w:tcW w:w="1555" w:type="dxa"/>
                <w:gridSpan w:val="2"/>
              </w:tcPr>
            </w:tcPrChange>
          </w:tcPr>
          <w:p w:rsidR="00113D74" w:rsidRPr="00ED5525" w:rsidRDefault="00113D74" w:rsidP="00113D74">
            <w:pPr>
              <w:cnfStyle w:val="001000100000" w:firstRow="0" w:lastRow="0" w:firstColumn="1" w:lastColumn="0" w:oddVBand="0" w:evenVBand="0" w:oddHBand="1" w:evenHBand="0" w:firstRowFirstColumn="0" w:firstRowLastColumn="0" w:lastRowFirstColumn="0" w:lastRowLastColumn="0"/>
              <w:rPr>
                <w:ins w:id="444" w:author="Juddy Tatiana Vargas Santofimio" w:date="2026-09-01T15:22:00Z"/>
              </w:rPr>
            </w:pPr>
            <w:ins w:id="445" w:author="Juddy Tatiana Vargas Santofimio" w:date="2026-09-01T15:22:00Z">
              <w:r w:rsidRPr="00ED5525">
                <w:t>Equipo</w:t>
              </w:r>
            </w:ins>
          </w:p>
        </w:tc>
        <w:tc>
          <w:tcPr>
            <w:tcW w:w="7258" w:type="dxa"/>
            <w:tcPrChange w:id="446" w:author="Juddy Tatiana Vargas Santofimio" w:date="2026-09-13T14:59:00Z">
              <w:tcPr>
                <w:tcW w:w="7258" w:type="dxa"/>
                <w:gridSpan w:val="2"/>
              </w:tcPr>
            </w:tcPrChange>
          </w:tcPr>
          <w:p w:rsidR="00113D74" w:rsidRPr="00ED5525" w:rsidRDefault="00113D74" w:rsidP="00113D74">
            <w:pPr>
              <w:cnfStyle w:val="000000100000" w:firstRow="0" w:lastRow="0" w:firstColumn="0" w:lastColumn="0" w:oddVBand="0" w:evenVBand="0" w:oddHBand="1" w:evenHBand="0" w:firstRowFirstColumn="0" w:firstRowLastColumn="0" w:lastRowFirstColumn="0" w:lastRowLastColumn="0"/>
              <w:rPr>
                <w:ins w:id="447" w:author="Juddy Tatiana Vargas Santofimio" w:date="2026-09-01T15:22:00Z"/>
              </w:rPr>
            </w:pPr>
            <w:ins w:id="448" w:author="Juddy Tatiana Vargas Santofimio" w:date="2026-09-01T15:22:00Z">
              <w:r w:rsidRPr="00ED5525">
                <w:t>nombre, logo, color de uniforme, club, entrenador, plantilla de jugadores</w:t>
              </w:r>
            </w:ins>
          </w:p>
        </w:tc>
      </w:tr>
      <w:tr w:rsidR="00113D74" w:rsidRPr="00ED5525" w:rsidTr="00E53B5C">
        <w:trPr>
          <w:cnfStyle w:val="000000010000" w:firstRow="0" w:lastRow="0" w:firstColumn="0" w:lastColumn="0" w:oddVBand="0" w:evenVBand="0" w:oddHBand="0" w:evenHBand="1" w:firstRowFirstColumn="0" w:firstRowLastColumn="0" w:lastRowFirstColumn="0" w:lastRowLastColumn="0"/>
          <w:ins w:id="449" w:author="Juddy Tatiana Vargas Santofimio" w:date="2026-09-01T15:22:00Z"/>
          <w:trPrChange w:id="450" w:author="Juddy Tatiana Vargas Santofimio" w:date="2026-09-13T14:59:00Z">
            <w:trPr>
              <w:gridBefore w:val="1"/>
            </w:trPr>
          </w:trPrChange>
        </w:trPr>
        <w:tc>
          <w:tcPr>
            <w:cnfStyle w:val="001000000000" w:firstRow="0" w:lastRow="0" w:firstColumn="1" w:lastColumn="0" w:oddVBand="0" w:evenVBand="0" w:oddHBand="0" w:evenHBand="0" w:firstRowFirstColumn="0" w:firstRowLastColumn="0" w:lastRowFirstColumn="0" w:lastRowLastColumn="0"/>
            <w:tcW w:w="1555" w:type="dxa"/>
            <w:tcPrChange w:id="451" w:author="Juddy Tatiana Vargas Santofimio" w:date="2026-09-13T14:59:00Z">
              <w:tcPr>
                <w:tcW w:w="1555" w:type="dxa"/>
                <w:gridSpan w:val="2"/>
              </w:tcPr>
            </w:tcPrChange>
          </w:tcPr>
          <w:p w:rsidR="00113D74" w:rsidRPr="00ED5525" w:rsidRDefault="00113D74" w:rsidP="00113D74">
            <w:pPr>
              <w:cnfStyle w:val="001000010000" w:firstRow="0" w:lastRow="0" w:firstColumn="1" w:lastColumn="0" w:oddVBand="0" w:evenVBand="0" w:oddHBand="0" w:evenHBand="1" w:firstRowFirstColumn="0" w:firstRowLastColumn="0" w:lastRowFirstColumn="0" w:lastRowLastColumn="0"/>
              <w:rPr>
                <w:ins w:id="452" w:author="Juddy Tatiana Vargas Santofimio" w:date="2026-09-01T15:22:00Z"/>
              </w:rPr>
            </w:pPr>
            <w:ins w:id="453" w:author="Juddy Tatiana Vargas Santofimio" w:date="2026-09-01T15:22:00Z">
              <w:r w:rsidRPr="00ED5525">
                <w:t>Jugador</w:t>
              </w:r>
            </w:ins>
          </w:p>
        </w:tc>
        <w:tc>
          <w:tcPr>
            <w:tcW w:w="7258" w:type="dxa"/>
            <w:tcPrChange w:id="454" w:author="Juddy Tatiana Vargas Santofimio" w:date="2026-09-13T14:59:00Z">
              <w:tcPr>
                <w:tcW w:w="7258" w:type="dxa"/>
                <w:gridSpan w:val="2"/>
              </w:tcPr>
            </w:tcPrChange>
          </w:tcPr>
          <w:p w:rsidR="00113D74" w:rsidRPr="00ED5525" w:rsidRDefault="00113D74" w:rsidP="00113D74">
            <w:pPr>
              <w:cnfStyle w:val="000000010000" w:firstRow="0" w:lastRow="0" w:firstColumn="0" w:lastColumn="0" w:oddVBand="0" w:evenVBand="0" w:oddHBand="0" w:evenHBand="1" w:firstRowFirstColumn="0" w:firstRowLastColumn="0" w:lastRowFirstColumn="0" w:lastRowLastColumn="0"/>
              <w:rPr>
                <w:ins w:id="455" w:author="Juddy Tatiana Vargas Santofimio" w:date="2026-09-01T15:22:00Z"/>
              </w:rPr>
            </w:pPr>
            <w:ins w:id="456" w:author="Juddy Tatiana Vargas Santofimio" w:date="2026-09-01T15:22:00Z">
              <w:r w:rsidRPr="00ED5525">
                <w:t>número, posición, goles, tarjetas; puede tener doble rol como árbitro</w:t>
              </w:r>
            </w:ins>
          </w:p>
        </w:tc>
      </w:tr>
      <w:tr w:rsidR="00113D74" w:rsidRPr="00ED5525" w:rsidTr="00E53B5C">
        <w:trPr>
          <w:cnfStyle w:val="000000100000" w:firstRow="0" w:lastRow="0" w:firstColumn="0" w:lastColumn="0" w:oddVBand="0" w:evenVBand="0" w:oddHBand="1" w:evenHBand="0" w:firstRowFirstColumn="0" w:firstRowLastColumn="0" w:lastRowFirstColumn="0" w:lastRowLastColumn="0"/>
          <w:ins w:id="457" w:author="Juddy Tatiana Vargas Santofimio" w:date="2026-09-01T15:22:00Z"/>
          <w:trPrChange w:id="458" w:author="Juddy Tatiana Vargas Santofimio" w:date="2026-09-13T14:59:00Z">
            <w:trPr>
              <w:gridAfter w:val="0"/>
            </w:trPr>
          </w:trPrChange>
        </w:trPr>
        <w:tc>
          <w:tcPr>
            <w:cnfStyle w:val="001000000000" w:firstRow="0" w:lastRow="0" w:firstColumn="1" w:lastColumn="0" w:oddVBand="0" w:evenVBand="0" w:oddHBand="0" w:evenHBand="0" w:firstRowFirstColumn="0" w:firstRowLastColumn="0" w:lastRowFirstColumn="0" w:lastRowLastColumn="0"/>
            <w:tcW w:w="1555" w:type="dxa"/>
            <w:tcPrChange w:id="459" w:author="Juddy Tatiana Vargas Santofimio" w:date="2026-09-13T14:59:00Z">
              <w:tcPr>
                <w:tcW w:w="1555" w:type="dxa"/>
                <w:gridSpan w:val="2"/>
              </w:tcPr>
            </w:tcPrChange>
          </w:tcPr>
          <w:p w:rsidR="00113D74" w:rsidRPr="00ED5525" w:rsidRDefault="00113D74" w:rsidP="00113D74">
            <w:pPr>
              <w:cnfStyle w:val="001000100000" w:firstRow="0" w:lastRow="0" w:firstColumn="1" w:lastColumn="0" w:oddVBand="0" w:evenVBand="0" w:oddHBand="1" w:evenHBand="0" w:firstRowFirstColumn="0" w:firstRowLastColumn="0" w:lastRowFirstColumn="0" w:lastRowLastColumn="0"/>
              <w:rPr>
                <w:ins w:id="460" w:author="Juddy Tatiana Vargas Santofimio" w:date="2026-09-01T15:22:00Z"/>
              </w:rPr>
            </w:pPr>
            <w:ins w:id="461" w:author="Juddy Tatiana Vargas Santofimio" w:date="2026-09-01T15:22:00Z">
              <w:r w:rsidRPr="00ED5525">
                <w:t>Partido</w:t>
              </w:r>
            </w:ins>
          </w:p>
        </w:tc>
        <w:tc>
          <w:tcPr>
            <w:tcW w:w="7258" w:type="dxa"/>
            <w:tcPrChange w:id="462" w:author="Juddy Tatiana Vargas Santofimio" w:date="2026-09-13T14:59:00Z">
              <w:tcPr>
                <w:tcW w:w="7258" w:type="dxa"/>
                <w:gridSpan w:val="2"/>
              </w:tcPr>
            </w:tcPrChange>
          </w:tcPr>
          <w:p w:rsidR="00113D74" w:rsidRPr="00ED5525" w:rsidRDefault="00113D74" w:rsidP="00113D74">
            <w:pPr>
              <w:cnfStyle w:val="000000100000" w:firstRow="0" w:lastRow="0" w:firstColumn="0" w:lastColumn="0" w:oddVBand="0" w:evenVBand="0" w:oddHBand="1" w:evenHBand="0" w:firstRowFirstColumn="0" w:firstRowLastColumn="0" w:lastRowFirstColumn="0" w:lastRowLastColumn="0"/>
              <w:rPr>
                <w:ins w:id="463" w:author="Juddy Tatiana Vargas Santofimio" w:date="2026-09-01T15:22:00Z"/>
              </w:rPr>
            </w:pPr>
            <w:ins w:id="464" w:author="Juddy Tatiana Vargas Santofimio" w:date="2026-09-01T15:22:00Z">
              <w:r w:rsidRPr="00ED5525">
                <w:t>equipos, fecha/hora, sede, marcador, jueces asignados, eventos, cronología</w:t>
              </w:r>
            </w:ins>
          </w:p>
        </w:tc>
      </w:tr>
      <w:tr w:rsidR="00113D74" w:rsidRPr="00ED5525" w:rsidTr="00E53B5C">
        <w:trPr>
          <w:cnfStyle w:val="000000010000" w:firstRow="0" w:lastRow="0" w:firstColumn="0" w:lastColumn="0" w:oddVBand="0" w:evenVBand="0" w:oddHBand="0" w:evenHBand="1" w:firstRowFirstColumn="0" w:firstRowLastColumn="0" w:lastRowFirstColumn="0" w:lastRowLastColumn="0"/>
          <w:ins w:id="465" w:author="Juddy Tatiana Vargas Santofimio" w:date="2026-09-01T15:22:00Z"/>
          <w:trPrChange w:id="466" w:author="Juddy Tatiana Vargas Santofimio" w:date="2026-09-13T14:59:00Z">
            <w:trPr>
              <w:gridBefore w:val="1"/>
            </w:trPr>
          </w:trPrChange>
        </w:trPr>
        <w:tc>
          <w:tcPr>
            <w:cnfStyle w:val="001000000000" w:firstRow="0" w:lastRow="0" w:firstColumn="1" w:lastColumn="0" w:oddVBand="0" w:evenVBand="0" w:oddHBand="0" w:evenHBand="0" w:firstRowFirstColumn="0" w:firstRowLastColumn="0" w:lastRowFirstColumn="0" w:lastRowLastColumn="0"/>
            <w:tcW w:w="1555" w:type="dxa"/>
            <w:tcPrChange w:id="467" w:author="Juddy Tatiana Vargas Santofimio" w:date="2026-09-13T14:59:00Z">
              <w:tcPr>
                <w:tcW w:w="1555" w:type="dxa"/>
                <w:gridSpan w:val="2"/>
              </w:tcPr>
            </w:tcPrChange>
          </w:tcPr>
          <w:p w:rsidR="00113D74" w:rsidRPr="00ED5525" w:rsidRDefault="00113D74" w:rsidP="00113D74">
            <w:pPr>
              <w:cnfStyle w:val="001000010000" w:firstRow="0" w:lastRow="0" w:firstColumn="1" w:lastColumn="0" w:oddVBand="0" w:evenVBand="0" w:oddHBand="0" w:evenHBand="1" w:firstRowFirstColumn="0" w:firstRowLastColumn="0" w:lastRowFirstColumn="0" w:lastRowLastColumn="0"/>
              <w:rPr>
                <w:ins w:id="468" w:author="Juddy Tatiana Vargas Santofimio" w:date="2026-09-01T15:22:00Z"/>
              </w:rPr>
            </w:pPr>
            <w:ins w:id="469" w:author="Juddy Tatiana Vargas Santofimio" w:date="2026-09-01T15:22:00Z">
              <w:r w:rsidRPr="00ED5525">
                <w:t>Juez / Árbitro</w:t>
              </w:r>
            </w:ins>
          </w:p>
        </w:tc>
        <w:tc>
          <w:tcPr>
            <w:tcW w:w="7258" w:type="dxa"/>
            <w:tcPrChange w:id="470" w:author="Juddy Tatiana Vargas Santofimio" w:date="2026-09-13T14:59:00Z">
              <w:tcPr>
                <w:tcW w:w="7258" w:type="dxa"/>
                <w:gridSpan w:val="2"/>
              </w:tcPr>
            </w:tcPrChange>
          </w:tcPr>
          <w:p w:rsidR="00113D74" w:rsidRPr="00ED5525" w:rsidRDefault="00113D74" w:rsidP="00113D74">
            <w:pPr>
              <w:cnfStyle w:val="000000010000" w:firstRow="0" w:lastRow="0" w:firstColumn="0" w:lastColumn="0" w:oddVBand="0" w:evenVBand="0" w:oddHBand="0" w:evenHBand="1" w:firstRowFirstColumn="0" w:firstRowLastColumn="0" w:lastRowFirstColumn="0" w:lastRowLastColumn="0"/>
              <w:rPr>
                <w:ins w:id="471" w:author="Juddy Tatiana Vargas Santofimio" w:date="2026-09-01T15:22:00Z"/>
              </w:rPr>
            </w:pPr>
            <w:ins w:id="472" w:author="Juddy Tatiana Vargas Santofimio" w:date="2026-09-01T15:22:00Z">
              <w:r w:rsidRPr="00ED5525">
                <w:t>certificaciones, historial de asignaciones; puede tener doble rol como jugador</w:t>
              </w:r>
            </w:ins>
          </w:p>
        </w:tc>
      </w:tr>
      <w:tr w:rsidR="00113D74" w:rsidRPr="00ED5525" w:rsidTr="00E53B5C">
        <w:trPr>
          <w:cnfStyle w:val="000000100000" w:firstRow="0" w:lastRow="0" w:firstColumn="0" w:lastColumn="0" w:oddVBand="0" w:evenVBand="0" w:oddHBand="1" w:evenHBand="0" w:firstRowFirstColumn="0" w:firstRowLastColumn="0" w:lastRowFirstColumn="0" w:lastRowLastColumn="0"/>
          <w:ins w:id="473" w:author="Juddy Tatiana Vargas Santofimio" w:date="2026-09-01T15:22:00Z"/>
          <w:trPrChange w:id="474" w:author="Juddy Tatiana Vargas Santofimio" w:date="2026-09-13T14:59:00Z">
            <w:trPr>
              <w:gridAfter w:val="0"/>
            </w:trPr>
          </w:trPrChange>
        </w:trPr>
        <w:tc>
          <w:tcPr>
            <w:cnfStyle w:val="001000000000" w:firstRow="0" w:lastRow="0" w:firstColumn="1" w:lastColumn="0" w:oddVBand="0" w:evenVBand="0" w:oddHBand="0" w:evenHBand="0" w:firstRowFirstColumn="0" w:firstRowLastColumn="0" w:lastRowFirstColumn="0" w:lastRowLastColumn="0"/>
            <w:tcW w:w="1555" w:type="dxa"/>
            <w:tcPrChange w:id="475" w:author="Juddy Tatiana Vargas Santofimio" w:date="2026-09-13T14:59:00Z">
              <w:tcPr>
                <w:tcW w:w="1555" w:type="dxa"/>
                <w:gridSpan w:val="2"/>
              </w:tcPr>
            </w:tcPrChange>
          </w:tcPr>
          <w:p w:rsidR="00113D74" w:rsidRPr="00ED5525" w:rsidRDefault="00113D74" w:rsidP="00113D74">
            <w:pPr>
              <w:cnfStyle w:val="001000100000" w:firstRow="0" w:lastRow="0" w:firstColumn="1" w:lastColumn="0" w:oddVBand="0" w:evenVBand="0" w:oddHBand="1" w:evenHBand="0" w:firstRowFirstColumn="0" w:firstRowLastColumn="0" w:lastRowFirstColumn="0" w:lastRowLastColumn="0"/>
              <w:rPr>
                <w:ins w:id="476" w:author="Juddy Tatiana Vargas Santofimio" w:date="2026-09-01T15:22:00Z"/>
              </w:rPr>
            </w:pPr>
            <w:ins w:id="477" w:author="Juddy Tatiana Vargas Santofimio" w:date="2026-09-01T15:22:00Z">
              <w:r w:rsidRPr="00ED5525">
                <w:t>Estadísticas</w:t>
              </w:r>
            </w:ins>
          </w:p>
        </w:tc>
        <w:tc>
          <w:tcPr>
            <w:tcW w:w="7258" w:type="dxa"/>
            <w:tcPrChange w:id="478" w:author="Juddy Tatiana Vargas Santofimio" w:date="2026-09-13T14:59:00Z">
              <w:tcPr>
                <w:tcW w:w="7258" w:type="dxa"/>
                <w:gridSpan w:val="2"/>
              </w:tcPr>
            </w:tcPrChange>
          </w:tcPr>
          <w:p w:rsidR="00113D74" w:rsidRPr="00ED5525" w:rsidRDefault="00F27A2C" w:rsidP="00113D74">
            <w:pPr>
              <w:cnfStyle w:val="000000100000" w:firstRow="0" w:lastRow="0" w:firstColumn="0" w:lastColumn="0" w:oddVBand="0" w:evenVBand="0" w:oddHBand="1" w:evenHBand="0" w:firstRowFirstColumn="0" w:firstRowLastColumn="0" w:lastRowFirstColumn="0" w:lastRowLastColumn="0"/>
              <w:rPr>
                <w:ins w:id="479" w:author="Juddy Tatiana Vargas Santofimio" w:date="2026-09-01T15:22:00Z"/>
              </w:rPr>
            </w:pPr>
            <w:ins w:id="480" w:author="Juddy Tatiana Vargas Santofimio" w:date="2026-09-02T21:31:00Z">
              <w:r w:rsidRPr="00F27A2C">
                <w:t>tabla de posiciones, goleadores por género, valla menos vencida (tabla única, ambos géneros)</w:t>
              </w:r>
            </w:ins>
          </w:p>
        </w:tc>
      </w:tr>
    </w:tbl>
    <w:p w:rsidR="00FF75D6" w:rsidRPr="00113D74" w:rsidDel="00E53B5C" w:rsidRDefault="00FF75D6">
      <w:pPr>
        <w:rPr>
          <w:del w:id="481" w:author="Juddy Tatiana Vargas Santofimio" w:date="2026-09-13T14:54:00Z"/>
        </w:rPr>
        <w:pPrChange w:id="482" w:author="Juddy Tatiana Vargas Santofimio" w:date="2026-09-01T15:19:00Z">
          <w:pPr>
            <w:spacing w:after="0" w:line="240" w:lineRule="auto"/>
          </w:pPr>
        </w:pPrChange>
      </w:pPr>
      <w:bookmarkStart w:id="483" w:name="_Toc240204882"/>
      <w:bookmarkEnd w:id="483"/>
    </w:p>
    <w:p w:rsidR="007D7360" w:rsidRPr="00113D74" w:rsidRDefault="00FF75D6">
      <w:pPr>
        <w:pStyle w:val="Ttulo1"/>
      </w:pPr>
      <w:bookmarkStart w:id="484" w:name="_Toc239009070"/>
      <w:bookmarkStart w:id="485" w:name="_Toc239011099"/>
      <w:bookmarkStart w:id="486" w:name="_Toc240204883"/>
      <w:r w:rsidRPr="00113D74">
        <w:t>Requerimientos funcionales</w:t>
      </w:r>
      <w:bookmarkEnd w:id="484"/>
      <w:bookmarkEnd w:id="485"/>
      <w:bookmarkEnd w:id="486"/>
    </w:p>
    <w:tbl>
      <w:tblPr>
        <w:tblStyle w:val="Estilo1"/>
        <w:tblW w:w="8820" w:type="dxa"/>
        <w:tblLook w:val="00A0" w:firstRow="1" w:lastRow="0" w:firstColumn="1" w:lastColumn="0" w:noHBand="0" w:noVBand="0"/>
        <w:tblPrChange w:id="487" w:author="Juddy Tatiana Vargas Santofimio" w:date="2026-09-13T15:18:00Z">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1472"/>
        <w:gridCol w:w="1679"/>
        <w:gridCol w:w="5669"/>
        <w:tblGridChange w:id="488">
          <w:tblGrid>
            <w:gridCol w:w="1472"/>
            <w:gridCol w:w="1679"/>
            <w:gridCol w:w="5669"/>
          </w:tblGrid>
        </w:tblGridChange>
      </w:tblGrid>
      <w:tr w:rsidR="007D7360" w:rsidRPr="00113D74" w:rsidTr="004D5D4C">
        <w:trPr>
          <w:cnfStyle w:val="100000000000" w:firstRow="1" w:lastRow="0" w:firstColumn="0" w:lastColumn="0" w:oddVBand="0" w:evenVBand="0" w:oddHBand="0" w:evenHBand="0" w:firstRowFirstColumn="0" w:firstRowLastColumn="0" w:lastRowFirstColumn="0" w:lastRowLastColumn="0"/>
          <w:tblHeader/>
          <w:trPrChange w:id="489" w:author="Juddy Tatiana Vargas Santofimio" w:date="2026-09-13T15:18:00Z">
            <w:trPr>
              <w:tblHeader/>
            </w:trPr>
          </w:trPrChange>
        </w:trPr>
        <w:tc>
          <w:tcPr>
            <w:cnfStyle w:val="001000000000" w:firstRow="0" w:lastRow="0" w:firstColumn="1" w:lastColumn="0" w:oddVBand="0" w:evenVBand="0" w:oddHBand="0" w:evenHBand="0" w:firstRowFirstColumn="0" w:firstRowLastColumn="0" w:lastRowFirstColumn="0" w:lastRowLastColumn="0"/>
            <w:tcW w:w="1472" w:type="dxa"/>
            <w:tcPrChange w:id="490" w:author="Juddy Tatiana Vargas Santofimio" w:date="2026-09-13T15:18:00Z">
              <w:tcPr>
                <w:tcW w:w="1472" w:type="dxa"/>
                <w:shd w:val="clear" w:color="auto" w:fill="0D8932"/>
              </w:tcPr>
            </w:tcPrChange>
          </w:tcPr>
          <w:p w:rsidR="007D7360" w:rsidRPr="006A0E4A" w:rsidRDefault="00611851">
            <w:pPr>
              <w:spacing w:after="160" w:line="259" w:lineRule="auto"/>
              <w:cnfStyle w:val="101000000000" w:firstRow="1" w:lastRow="0" w:firstColumn="1" w:lastColumn="0" w:oddVBand="0" w:evenVBand="0" w:oddHBand="0" w:evenHBand="0" w:firstRowFirstColumn="0" w:firstRowLastColumn="0" w:lastRowFirstColumn="0" w:lastRowLastColumn="0"/>
              <w:rPr>
                <w:rPrChange w:id="491" w:author="Juddy Tatiana Vargas Santofimio" w:date="2026-09-01T15:29:00Z">
                  <w:rPr>
                    <w:bCs/>
                    <w:color w:val="FFFFFF"/>
                  </w:rPr>
                </w:rPrChange>
              </w:rPr>
              <w:pPrChange w:id="492" w:author="Juddy Tatiana Vargas Santofimio" w:date="2026-09-01T15:19:00Z">
                <w:pPr>
                  <w:cnfStyle w:val="101000000000" w:firstRow="1" w:lastRow="0" w:firstColumn="1" w:lastColumn="0" w:oddVBand="0" w:evenVBand="0" w:oddHBand="0" w:evenHBand="0" w:firstRowFirstColumn="0" w:firstRowLastColumn="0" w:lastRowFirstColumn="0" w:lastRowLastColumn="0"/>
                </w:pPr>
              </w:pPrChange>
            </w:pPr>
            <w:ins w:id="493" w:author="Juddy Tatiana Vargas Santofimio" w:date="2026-08-31T18:44:00Z">
              <w:r w:rsidRPr="006A0E4A">
                <w:rPr>
                  <w:rPrChange w:id="494" w:author="Juddy Tatiana Vargas Santofimio" w:date="2026-09-01T15:29:00Z">
                    <w:rPr>
                      <w:bCs/>
                      <w:color w:val="FFFFFF"/>
                    </w:rPr>
                  </w:rPrChange>
                </w:rPr>
                <w:t>Área</w:t>
              </w:r>
            </w:ins>
          </w:p>
        </w:tc>
        <w:tc>
          <w:tcPr>
            <w:tcW w:w="1679" w:type="dxa"/>
            <w:tcPrChange w:id="495" w:author="Juddy Tatiana Vargas Santofimio" w:date="2026-09-13T15:18:00Z">
              <w:tcPr>
                <w:tcW w:w="1679" w:type="dxa"/>
                <w:shd w:val="clear" w:color="auto" w:fill="0D8932"/>
                <w:tcMar>
                  <w:top w:w="80" w:type="dxa"/>
                  <w:left w:w="100" w:type="dxa"/>
                  <w:bottom w:w="80" w:type="dxa"/>
                  <w:right w:w="100" w:type="dxa"/>
                </w:tcMar>
              </w:tcPr>
            </w:tcPrChange>
          </w:tcPr>
          <w:p w:rsidR="007D7360" w:rsidRPr="006A0E4A" w:rsidRDefault="007D7360">
            <w:pPr>
              <w:spacing w:after="160" w:line="259" w:lineRule="auto"/>
              <w:cnfStyle w:val="100000000000" w:firstRow="1" w:lastRow="0" w:firstColumn="0" w:lastColumn="0" w:oddVBand="0" w:evenVBand="0" w:oddHBand="0" w:evenHBand="0" w:firstRowFirstColumn="0" w:firstRowLastColumn="0" w:lastRowFirstColumn="0" w:lastRowLastColumn="0"/>
              <w:rPr>
                <w:rPrChange w:id="496" w:author="Juddy Tatiana Vargas Santofimio" w:date="2026-09-01T15:29:00Z">
                  <w:rPr/>
                </w:rPrChange>
              </w:rPr>
              <w:pPrChange w:id="497" w:author="Juddy Tatiana Vargas Santofimio" w:date="2026-09-01T15:19:00Z">
                <w:pPr>
                  <w:cnfStyle w:val="100000000000" w:firstRow="1" w:lastRow="0" w:firstColumn="0" w:lastColumn="0" w:oddVBand="0" w:evenVBand="0" w:oddHBand="0" w:evenHBand="0" w:firstRowFirstColumn="0" w:firstRowLastColumn="0" w:lastRowFirstColumn="0" w:lastRowLastColumn="0"/>
                </w:pPr>
              </w:pPrChange>
            </w:pPr>
            <w:r w:rsidRPr="006A0E4A">
              <w:rPr>
                <w:rPrChange w:id="498" w:author="Juddy Tatiana Vargas Santofimio" w:date="2026-09-01T15:29:00Z">
                  <w:rPr>
                    <w:bCs/>
                    <w:color w:val="FFFFFF"/>
                  </w:rPr>
                </w:rPrChange>
              </w:rPr>
              <w:t>Requerimiento</w:t>
            </w:r>
          </w:p>
        </w:tc>
        <w:tc>
          <w:tcPr>
            <w:tcW w:w="5669" w:type="dxa"/>
            <w:tcPrChange w:id="499" w:author="Juddy Tatiana Vargas Santofimio" w:date="2026-09-13T15:18:00Z">
              <w:tcPr>
                <w:tcW w:w="5669" w:type="dxa"/>
                <w:shd w:val="clear" w:color="auto" w:fill="0D8932"/>
                <w:tcMar>
                  <w:top w:w="80" w:type="dxa"/>
                  <w:left w:w="100" w:type="dxa"/>
                  <w:bottom w:w="80" w:type="dxa"/>
                  <w:right w:w="100" w:type="dxa"/>
                </w:tcMar>
              </w:tcPr>
            </w:tcPrChange>
          </w:tcPr>
          <w:p w:rsidR="007D7360" w:rsidRPr="006A0E4A" w:rsidRDefault="007D7360" w:rsidP="004D5D4C">
            <w:pPr>
              <w:cnfStyle w:val="100000000000" w:firstRow="1" w:lastRow="0" w:firstColumn="0" w:lastColumn="0" w:oddVBand="0" w:evenVBand="0" w:oddHBand="0" w:evenHBand="0" w:firstRowFirstColumn="0" w:firstRowLastColumn="0" w:lastRowFirstColumn="0" w:lastRowLastColumn="0"/>
              <w:rPr>
                <w:rPrChange w:id="500" w:author="Juddy Tatiana Vargas Santofimio" w:date="2026-09-01T15:29:00Z">
                  <w:rPr/>
                </w:rPrChange>
              </w:rPr>
              <w:pPrChange w:id="501" w:author="Juddy Tatiana Vargas Santofimio" w:date="2026-09-13T15:17:00Z">
                <w:pPr>
                  <w:cnfStyle w:val="100000000000" w:firstRow="1" w:lastRow="0" w:firstColumn="0" w:lastColumn="0" w:oddVBand="0" w:evenVBand="0" w:oddHBand="0" w:evenHBand="0" w:firstRowFirstColumn="0" w:firstRowLastColumn="0" w:lastRowFirstColumn="0" w:lastRowLastColumn="0"/>
                </w:pPr>
              </w:pPrChange>
            </w:pPr>
            <w:r w:rsidRPr="006A0E4A">
              <w:rPr>
                <w:rPrChange w:id="502" w:author="Juddy Tatiana Vargas Santofimio" w:date="2026-09-01T15:29:00Z">
                  <w:rPr>
                    <w:bCs/>
                    <w:color w:val="FFFFFF"/>
                  </w:rPr>
                </w:rPrChange>
              </w:rPr>
              <w:t>Descripción</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val="restart"/>
            <w:tcPrChange w:id="503" w:author="Juddy Tatiana Vargas Santofimio" w:date="2026-09-13T14:58:00Z">
              <w:tcPr>
                <w:tcW w:w="1472" w:type="dxa"/>
                <w:vMerge w:val="restart"/>
                <w:vAlign w:val="center"/>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rPr>
                <w:b w:val="0"/>
                <w:bCs/>
                <w:color w:val="0D8932"/>
              </w:rPr>
              <w:pPrChange w:id="504" w:author="Juddy Tatiana Vargas Santofimio" w:date="2026-09-01T15:19:00Z">
                <w:pPr>
                  <w:jc w:val="center"/>
                  <w:cnfStyle w:val="001000100000" w:firstRow="0" w:lastRow="0" w:firstColumn="1" w:lastColumn="0" w:oddVBand="0" w:evenVBand="0" w:oddHBand="1" w:evenHBand="0" w:firstRowFirstColumn="0" w:firstRowLastColumn="0" w:lastRowFirstColumn="0" w:lastRowLastColumn="0"/>
                </w:pPr>
              </w:pPrChange>
            </w:pPr>
            <w:r w:rsidRPr="00113D74">
              <w:t>Gestión de torneos</w:t>
            </w:r>
          </w:p>
        </w:tc>
        <w:tc>
          <w:tcPr>
            <w:tcW w:w="1679" w:type="dxa"/>
            <w:tcPrChange w:id="505"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506"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507"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508"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El sistema debe permitir crear un torneo con nombre, una o más categorías, fecha de inicio, fecha de fin (opcional), formato (todos contra todos / grupos + eliminación / eliminación directa), sede principal y cupo de equipos</w:t>
            </w:r>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09" w:author="Juddy Tatiana Vargas Santofimio" w:date="2026-09-13T14:58:00Z">
              <w:tcPr>
                <w:tcW w:w="1472" w:type="dxa"/>
                <w:vMerge/>
                <w:shd w:val="clear" w:color="auto" w:fill="E7F3EA"/>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rPr>
                <w:b w:val="0"/>
                <w:color w:val="auto"/>
                <w:rPrChange w:id="510" w:author="Juddy Tatiana Vargas Santofimio" w:date="2026-09-01T15:16:00Z">
                  <w:rPr>
                    <w:bCs/>
                    <w:color w:val="0D8932"/>
                  </w:rPr>
                </w:rPrChange>
              </w:rPr>
              <w:pPrChange w:id="511"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512" w:author="Juddy Tatiana Vargas Santofimio" w:date="2026-09-13T14:58:00Z">
              <w:tcPr>
                <w:tcW w:w="1679" w:type="dxa"/>
                <w:shd w:val="clear" w:color="auto" w:fill="auto"/>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513"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514" w:author="Juddy Tatiana Vargas Santofimio" w:date="2026-09-13T14:58:00Z">
              <w:tcPr>
                <w:tcW w:w="5669" w:type="dxa"/>
                <w:shd w:val="clear" w:color="auto" w:fill="auto"/>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515"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El sistema debe permitir activar o desactivar la inscripción pública de un torneo</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16" w:author="Juddy Tatiana Vargas Santofimio" w:date="2026-09-13T14:58:00Z">
              <w:tcPr>
                <w:tcW w:w="1472" w:type="dxa"/>
                <w:vMerge/>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rPr>
                <w:b w:val="0"/>
                <w:color w:val="auto"/>
                <w:rPrChange w:id="517" w:author="Juddy Tatiana Vargas Santofimio" w:date="2026-09-01T15:16:00Z">
                  <w:rPr>
                    <w:bCs/>
                    <w:color w:val="0D8932"/>
                  </w:rPr>
                </w:rPrChange>
              </w:rPr>
              <w:pPrChange w:id="518" w:author="Juddy Tatiana Vargas Santofimio" w:date="2026-09-01T15:19:00Z">
                <w:pPr>
                  <w:cnfStyle w:val="001000100000" w:firstRow="0" w:lastRow="0" w:firstColumn="1" w:lastColumn="0" w:oddVBand="0" w:evenVBand="0" w:oddHBand="1" w:evenHBand="0" w:firstRowFirstColumn="0" w:firstRowLastColumn="0" w:lastRowFirstColumn="0" w:lastRowLastColumn="0"/>
                </w:pPr>
              </w:pPrChange>
            </w:pPr>
          </w:p>
        </w:tc>
        <w:tc>
          <w:tcPr>
            <w:tcW w:w="1679" w:type="dxa"/>
            <w:tcPrChange w:id="519"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520"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521"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522"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El sistema debe listar los torneos del administrador separados en Activos y Finalizados, mostrando progreso por jornada (ej. J7/9) y el próximo partido programado</w:t>
            </w:r>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23" w:author="Juddy Tatiana Vargas Santofimio" w:date="2026-09-13T14:58:00Z">
              <w:tcPr>
                <w:tcW w:w="1472" w:type="dxa"/>
                <w:vMerge/>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rPr>
                <w:b w:val="0"/>
                <w:color w:val="auto"/>
                <w:rPrChange w:id="524" w:author="Juddy Tatiana Vargas Santofimio" w:date="2026-09-01T15:16:00Z">
                  <w:rPr>
                    <w:bCs/>
                    <w:color w:val="0D8932"/>
                  </w:rPr>
                </w:rPrChange>
              </w:rPr>
              <w:pPrChange w:id="525"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526"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527"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528"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529"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El sistema debe permitir marcar torneos como favoritos para acceso rápido, con vista resumen de posiciones y jugadores destacados</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val="restart"/>
            <w:tcPrChange w:id="530" w:author="Juddy Tatiana Vargas Santofimio" w:date="2026-09-13T14:58:00Z">
              <w:tcPr>
                <w:tcW w:w="1472" w:type="dxa"/>
                <w:vMerge w:val="restart"/>
                <w:vAlign w:val="center"/>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rPr>
                <w:b w:val="0"/>
                <w:bCs/>
                <w:color w:val="0D8932"/>
              </w:rPr>
              <w:pPrChange w:id="531" w:author="Juddy Tatiana Vargas Santofimio" w:date="2026-09-01T15:19:00Z">
                <w:pPr>
                  <w:jc w:val="center"/>
                  <w:cnfStyle w:val="001000100000" w:firstRow="0" w:lastRow="0" w:firstColumn="1" w:lastColumn="0" w:oddVBand="0" w:evenVBand="0" w:oddHBand="1" w:evenHBand="0" w:firstRowFirstColumn="0" w:firstRowLastColumn="0" w:lastRowFirstColumn="0" w:lastRowLastColumn="0"/>
                </w:pPr>
              </w:pPrChange>
            </w:pPr>
            <w:r w:rsidRPr="00113D74">
              <w:t>Inscripción y gestión de equipos</w:t>
            </w:r>
          </w:p>
        </w:tc>
        <w:tc>
          <w:tcPr>
            <w:tcW w:w="1679" w:type="dxa"/>
            <w:tcPrChange w:id="532"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533"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534" w:author="Juddy Tatiana Vargas Santofimio" w:date="2026-09-13T14:58:00Z">
              <w:tcPr>
                <w:tcW w:w="5669" w:type="dxa"/>
                <w:tcMar>
                  <w:top w:w="80" w:type="dxa"/>
                  <w:left w:w="100" w:type="dxa"/>
                  <w:bottom w:w="80" w:type="dxa"/>
                  <w:right w:w="100" w:type="dxa"/>
                </w:tcMar>
              </w:tcPr>
            </w:tcPrChange>
          </w:tcPr>
          <w:p w:rsidR="007D7360" w:rsidRPr="00113D74" w:rsidRDefault="00003A26" w:rsidP="004D5D4C">
            <w:pPr>
              <w:cnfStyle w:val="000000100000" w:firstRow="0" w:lastRow="0" w:firstColumn="0" w:lastColumn="0" w:oddVBand="0" w:evenVBand="0" w:oddHBand="1" w:evenHBand="0" w:firstRowFirstColumn="0" w:firstRowLastColumn="0" w:lastRowFirstColumn="0" w:lastRowLastColumn="0"/>
              <w:pPrChange w:id="535"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ins w:id="536" w:author="Juddy Tatiana Vargas Santofimio" w:date="2026-08-31T19:13:00Z">
              <w:r w:rsidRPr="00113D74">
                <w:t xml:space="preserve">El sistema debe exponer un formulario público de auto-inscripción de equipo: nombre, logo, color de uniforme (sin repetir color ya usado en la misma categoría), categoría, club, entrenador, teléfono, correo y mínimo 10 jugadores (número, nombre, posición y género). El género es obligatorio para todo jugador, ya que se usa para separar estadísticas por género y, en categoría Mixto, para validar la cuota de género en </w:t>
              </w:r>
            </w:ins>
            <w:ins w:id="537" w:author="Juddy Tatiana Vargas Santofimio" w:date="2026-09-13T14:35:00Z">
              <w:r w:rsidR="0016594A">
                <w:t>HandPLay</w:t>
              </w:r>
            </w:ins>
            <w:del w:id="538" w:author="Juddy Tatiana Vargas Santofimio" w:date="2026-08-31T19:13:00Z">
              <w:r w:rsidR="007D7360" w:rsidRPr="00113D74" w:rsidDel="00003A26">
                <w:delText>El sistema debe exponer un formulario público de auto-inscripción de equipo: nombre, logo, color de uniforme (sin repetir color ya usado en la misma categoría), categoría, club, entrenador, teléfono, correo y mínimo 10 jugadores (número, nombre, posición)</w:delText>
              </w:r>
            </w:del>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39" w:author="Juddy Tatiana Vargas Santofimio" w:date="2026-09-13T14:58:00Z">
              <w:tcPr>
                <w:tcW w:w="1472" w:type="dxa"/>
                <w:vMerge/>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pPrChange w:id="540"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541"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542"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543"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544"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Toda solicitud de inscripción debe quedar en estado "pendiente" hasta que el administrador de la liga la apruebe o la rechace. El equipo solo aparece en la vista de Equipos una vez aprobado</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45" w:author="Juddy Tatiana Vargas Santofimio" w:date="2026-09-13T14:58:00Z">
              <w:tcPr>
                <w:tcW w:w="1472" w:type="dxa"/>
                <w:vMerge/>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pPrChange w:id="546" w:author="Juddy Tatiana Vargas Santofimio" w:date="2026-09-01T15:19:00Z">
                <w:pPr>
                  <w:cnfStyle w:val="001000100000" w:firstRow="0" w:lastRow="0" w:firstColumn="1" w:lastColumn="0" w:oddVBand="0" w:evenVBand="0" w:oddHBand="1" w:evenHBand="0" w:firstRowFirstColumn="0" w:firstRowLastColumn="0" w:lastRowFirstColumn="0" w:lastRowLastColumn="0"/>
                </w:pPr>
              </w:pPrChange>
            </w:pPr>
          </w:p>
        </w:tc>
        <w:tc>
          <w:tcPr>
            <w:tcW w:w="1679" w:type="dxa"/>
            <w:tcPrChange w:id="547"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548"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549"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550"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Una vez aprobada la inscripción, el entrenador NO puede editar la planilla del equipo (altas, bajas, cambio de dorsal). Solo el administrador de la liga puede modificarla, a solicitud del equipo</w:t>
            </w:r>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51" w:author="Juddy Tatiana Vargas Santofimio" w:date="2026-09-13T14:58:00Z">
              <w:tcPr>
                <w:tcW w:w="1472" w:type="dxa"/>
                <w:vMerge/>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pPrChange w:id="552"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553"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554"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555"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556"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El sistema debe permitir consultar el detalle de un equipo: plantilla completa, posición en la tabla, puntos, y estadísticas por jugador</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val="restart"/>
            <w:tcPrChange w:id="557" w:author="Juddy Tatiana Vargas Santofimio" w:date="2026-09-13T14:58:00Z">
              <w:tcPr>
                <w:tcW w:w="1472" w:type="dxa"/>
                <w:vMerge w:val="restart"/>
                <w:vAlign w:val="center"/>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pPrChange w:id="558" w:author="Juddy Tatiana Vargas Santofimio" w:date="2026-09-01T15:19:00Z">
                <w:pPr>
                  <w:jc w:val="center"/>
                  <w:cnfStyle w:val="001000100000" w:firstRow="0" w:lastRow="0" w:firstColumn="1" w:lastColumn="0" w:oddVBand="0" w:evenVBand="0" w:oddHBand="1" w:evenHBand="0" w:firstRowFirstColumn="0" w:firstRowLastColumn="0" w:lastRowFirstColumn="0" w:lastRowLastColumn="0"/>
                </w:pPr>
              </w:pPrChange>
            </w:pPr>
            <w:r w:rsidRPr="00113D74">
              <w:t>Calendario y partidos</w:t>
            </w:r>
          </w:p>
        </w:tc>
        <w:tc>
          <w:tcPr>
            <w:tcW w:w="1679" w:type="dxa"/>
            <w:tcPrChange w:id="559"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560"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561"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562"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El calendario debe poder filtrarse por categoría dentro de un torneo</w:t>
            </w:r>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63" w:author="Juddy Tatiana Vargas Santofimio" w:date="2026-09-13T14:58:00Z">
              <w:tcPr>
                <w:tcW w:w="1472" w:type="dxa"/>
                <w:vMerge/>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pPrChange w:id="564"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565"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566"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567"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568"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El sistema debe permitir crear un partido con equipo local, equipo visitante, fecha, hora y sede/</w:t>
            </w:r>
            <w:del w:id="569" w:author="Juddy Tatiana Vargas Santofimio" w:date="2026-09-13T14:35:00Z">
              <w:r w:rsidRPr="00113D74" w:rsidDel="0016594A">
                <w:delText>cancha</w:delText>
              </w:r>
            </w:del>
            <w:ins w:id="570" w:author="Juddy Tatiana Vargas Santofimio" w:date="2026-09-13T14:35:00Z">
              <w:r w:rsidR="0016594A">
                <w:t>HandPLay</w:t>
              </w:r>
            </w:ins>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71" w:author="Juddy Tatiana Vargas Santofimio" w:date="2026-09-13T14:58:00Z">
              <w:tcPr>
                <w:tcW w:w="1472" w:type="dxa"/>
                <w:vMerge/>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pPrChange w:id="572" w:author="Juddy Tatiana Vargas Santofimio" w:date="2026-09-01T15:19:00Z">
                <w:pPr>
                  <w:cnfStyle w:val="001000100000" w:firstRow="0" w:lastRow="0" w:firstColumn="1" w:lastColumn="0" w:oddVBand="0" w:evenVBand="0" w:oddHBand="1" w:evenHBand="0" w:firstRowFirstColumn="0" w:firstRowLastColumn="0" w:lastRowFirstColumn="0" w:lastRowLastColumn="0"/>
                </w:pPr>
              </w:pPrChange>
            </w:pPr>
          </w:p>
        </w:tc>
        <w:tc>
          <w:tcPr>
            <w:tcW w:w="1679" w:type="dxa"/>
            <w:tcPrChange w:id="573"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574"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575"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576"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Al crear un partido, el administrador debe poder asignar: árbitro de campo 1, árbitro de campo 2, mesa (cronometrista) y mesa (anotador)</w:t>
            </w:r>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77" w:author="Juddy Tatiana Vargas Santofimio" w:date="2026-09-13T14:58:00Z">
              <w:tcPr>
                <w:tcW w:w="1472" w:type="dxa"/>
                <w:vMerge/>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pPrChange w:id="578"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579"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580"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581"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582"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 xml:space="preserve">El sistema debe impedir que se guarde la asignación de un partido si alguno de los oficiales seleccionados (árbitro de campo 1, árbitro de campo 2, mesa cronometrista o </w:t>
            </w:r>
            <w:del w:id="583" w:author="Juddy Tatiana Vargas Santofimio" w:date="2026-09-01T17:19:00Z">
              <w:r w:rsidRPr="00113D74" w:rsidDel="002E2C88">
                <w:delText>mesa anotador</w:delText>
              </w:r>
            </w:del>
            <w:ins w:id="584" w:author="Juddy Tatiana Vargas Santofimio" w:date="2026-09-01T17:19:00Z">
              <w:r w:rsidR="002E2C88" w:rsidRPr="00113D74">
                <w:t>mesa anotadora</w:t>
              </w:r>
            </w:ins>
            <w:r w:rsidRPr="00113D74">
              <w:t>) está inscrito como jugador de cualquiera de los dos equipos que se enfrentan. El sistema debe señalar en el formulario cuál asignación específica genera el conflicto, para que el administrador la corrija antes de continuar</w:t>
            </w:r>
          </w:p>
        </w:tc>
      </w:tr>
      <w:tr w:rsidR="0016594A"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val="restart"/>
            <w:tcPrChange w:id="585" w:author="Juddy Tatiana Vargas Santofimio" w:date="2026-09-13T14:58:00Z">
              <w:tcPr>
                <w:tcW w:w="1472" w:type="dxa"/>
                <w:vMerge w:val="restart"/>
                <w:vAlign w:val="center"/>
              </w:tcPr>
            </w:tcPrChange>
          </w:tcPr>
          <w:p w:rsidR="0016594A" w:rsidRPr="00113D74" w:rsidRDefault="0016594A">
            <w:pPr>
              <w:spacing w:after="160" w:line="259" w:lineRule="auto"/>
              <w:cnfStyle w:val="001000100000" w:firstRow="0" w:lastRow="0" w:firstColumn="1" w:lastColumn="0" w:oddVBand="0" w:evenVBand="0" w:oddHBand="1" w:evenHBand="0" w:firstRowFirstColumn="0" w:firstRowLastColumn="0" w:lastRowFirstColumn="0" w:lastRowLastColumn="0"/>
              <w:pPrChange w:id="586" w:author="Juddy Tatiana Vargas Santofimio" w:date="2026-09-01T15:19:00Z">
                <w:pPr>
                  <w:jc w:val="center"/>
                  <w:cnfStyle w:val="001000100000" w:firstRow="0" w:lastRow="0" w:firstColumn="1" w:lastColumn="0" w:oddVBand="0" w:evenVBand="0" w:oddHBand="1" w:evenHBand="0" w:firstRowFirstColumn="0" w:firstRowLastColumn="0" w:lastRowFirstColumn="0" w:lastRowLastColumn="0"/>
                </w:pPr>
              </w:pPrChange>
            </w:pPr>
            <w:r w:rsidRPr="00113D74">
              <w:t>Partido en vivo</w:t>
            </w:r>
          </w:p>
        </w:tc>
        <w:tc>
          <w:tcPr>
            <w:tcW w:w="1679" w:type="dxa"/>
            <w:tcPrChange w:id="587" w:author="Juddy Tatiana Vargas Santofimio" w:date="2026-09-13T14:58:00Z">
              <w:tcPr>
                <w:tcW w:w="1679" w:type="dxa"/>
                <w:tcMar>
                  <w:top w:w="80" w:type="dxa"/>
                  <w:left w:w="100" w:type="dxa"/>
                  <w:bottom w:w="80" w:type="dxa"/>
                  <w:right w:w="100" w:type="dxa"/>
                </w:tcMar>
              </w:tcPr>
            </w:tcPrChange>
          </w:tcPr>
          <w:p w:rsidR="0016594A" w:rsidRPr="00113D74" w:rsidRDefault="0016594A">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588"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589" w:author="Juddy Tatiana Vargas Santofimio" w:date="2026-09-13T14:58:00Z">
              <w:tcPr>
                <w:tcW w:w="5669" w:type="dxa"/>
                <w:tcMar>
                  <w:top w:w="80" w:type="dxa"/>
                  <w:left w:w="100" w:type="dxa"/>
                  <w:bottom w:w="80" w:type="dxa"/>
                  <w:right w:w="100" w:type="dxa"/>
                </w:tcMar>
              </w:tcPr>
            </w:tcPrChange>
          </w:tcPr>
          <w:p w:rsidR="0016594A" w:rsidRPr="00113D74" w:rsidRDefault="0016594A" w:rsidP="004D5D4C">
            <w:pPr>
              <w:cnfStyle w:val="000000100000" w:firstRow="0" w:lastRow="0" w:firstColumn="0" w:lastColumn="0" w:oddVBand="0" w:evenVBand="0" w:oddHBand="1" w:evenHBand="0" w:firstRowFirstColumn="0" w:firstRowLastColumn="0" w:lastRowFirstColumn="0" w:lastRowLastColumn="0"/>
              <w:pPrChange w:id="590"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El sistema debe mostrar el marcador en tiempo real y el tiempo/periodo de juego</w:t>
            </w:r>
          </w:p>
        </w:tc>
      </w:tr>
      <w:tr w:rsidR="0016594A"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91" w:author="Juddy Tatiana Vargas Santofimio" w:date="2026-09-13T14:58:00Z">
              <w:tcPr>
                <w:tcW w:w="1472" w:type="dxa"/>
                <w:vMerge/>
              </w:tcPr>
            </w:tcPrChange>
          </w:tcPr>
          <w:p w:rsidR="0016594A" w:rsidRPr="00113D74" w:rsidRDefault="0016594A">
            <w:pPr>
              <w:spacing w:after="160" w:line="259" w:lineRule="auto"/>
              <w:cnfStyle w:val="001000010000" w:firstRow="0" w:lastRow="0" w:firstColumn="1" w:lastColumn="0" w:oddVBand="0" w:evenVBand="0" w:oddHBand="0" w:evenHBand="1" w:firstRowFirstColumn="0" w:firstRowLastColumn="0" w:lastRowFirstColumn="0" w:lastRowLastColumn="0"/>
              <w:pPrChange w:id="592"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593" w:author="Juddy Tatiana Vargas Santofimio" w:date="2026-09-13T14:58:00Z">
              <w:tcPr>
                <w:tcW w:w="1679" w:type="dxa"/>
                <w:tcMar>
                  <w:top w:w="80" w:type="dxa"/>
                  <w:left w:w="100" w:type="dxa"/>
                  <w:bottom w:w="80" w:type="dxa"/>
                  <w:right w:w="100" w:type="dxa"/>
                </w:tcMar>
              </w:tcPr>
            </w:tcPrChange>
          </w:tcPr>
          <w:p w:rsidR="0016594A" w:rsidRPr="00113D74" w:rsidRDefault="0016594A">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594"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595" w:author="Juddy Tatiana Vargas Santofimio" w:date="2026-09-13T14:58:00Z">
              <w:tcPr>
                <w:tcW w:w="5669" w:type="dxa"/>
                <w:tcMar>
                  <w:top w:w="80" w:type="dxa"/>
                  <w:left w:w="100" w:type="dxa"/>
                  <w:bottom w:w="80" w:type="dxa"/>
                  <w:right w:w="100" w:type="dxa"/>
                </w:tcMar>
              </w:tcPr>
            </w:tcPrChange>
          </w:tcPr>
          <w:p w:rsidR="0016594A" w:rsidRPr="00113D74" w:rsidRDefault="0016594A" w:rsidP="004D5D4C">
            <w:pPr>
              <w:cnfStyle w:val="000000010000" w:firstRow="0" w:lastRow="0" w:firstColumn="0" w:lastColumn="0" w:oddVBand="0" w:evenVBand="0" w:oddHBand="0" w:evenHBand="1" w:firstRowFirstColumn="0" w:firstRowLastColumn="0" w:lastRowFirstColumn="0" w:lastRowLastColumn="0"/>
              <w:pPrChange w:id="596"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El sistema debe permitir registrar, por jugador, los eventos: gol, exclusión de 2 minutos, tarjeta amarilla y tarjeta roja</w:t>
            </w:r>
          </w:p>
        </w:tc>
      </w:tr>
      <w:tr w:rsidR="0016594A"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97" w:author="Juddy Tatiana Vargas Santofimio" w:date="2026-09-13T14:58:00Z">
              <w:tcPr>
                <w:tcW w:w="1472" w:type="dxa"/>
                <w:vMerge/>
              </w:tcPr>
            </w:tcPrChange>
          </w:tcPr>
          <w:p w:rsidR="0016594A" w:rsidRPr="00113D74" w:rsidRDefault="0016594A">
            <w:pPr>
              <w:spacing w:after="160" w:line="259" w:lineRule="auto"/>
              <w:cnfStyle w:val="001000100000" w:firstRow="0" w:lastRow="0" w:firstColumn="1" w:lastColumn="0" w:oddVBand="0" w:evenVBand="0" w:oddHBand="1" w:evenHBand="0" w:firstRowFirstColumn="0" w:firstRowLastColumn="0" w:lastRowFirstColumn="0" w:lastRowLastColumn="0"/>
              <w:pPrChange w:id="598" w:author="Juddy Tatiana Vargas Santofimio" w:date="2026-09-01T15:19:00Z">
                <w:pPr>
                  <w:cnfStyle w:val="001000100000" w:firstRow="0" w:lastRow="0" w:firstColumn="1" w:lastColumn="0" w:oddVBand="0" w:evenVBand="0" w:oddHBand="1" w:evenHBand="0" w:firstRowFirstColumn="0" w:firstRowLastColumn="0" w:lastRowFirstColumn="0" w:lastRowLastColumn="0"/>
                </w:pPr>
              </w:pPrChange>
            </w:pPr>
          </w:p>
        </w:tc>
        <w:tc>
          <w:tcPr>
            <w:tcW w:w="1679" w:type="dxa"/>
            <w:tcPrChange w:id="599" w:author="Juddy Tatiana Vargas Santofimio" w:date="2026-09-13T14:58:00Z">
              <w:tcPr>
                <w:tcW w:w="1679" w:type="dxa"/>
                <w:tcMar>
                  <w:top w:w="80" w:type="dxa"/>
                  <w:left w:w="100" w:type="dxa"/>
                  <w:bottom w:w="80" w:type="dxa"/>
                  <w:right w:w="100" w:type="dxa"/>
                </w:tcMar>
              </w:tcPr>
            </w:tcPrChange>
          </w:tcPr>
          <w:p w:rsidR="0016594A" w:rsidRPr="00113D74" w:rsidRDefault="0016594A">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600"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601" w:author="Juddy Tatiana Vargas Santofimio" w:date="2026-09-13T14:58:00Z">
              <w:tcPr>
                <w:tcW w:w="5669" w:type="dxa"/>
                <w:tcMar>
                  <w:top w:w="80" w:type="dxa"/>
                  <w:left w:w="100" w:type="dxa"/>
                  <w:bottom w:w="80" w:type="dxa"/>
                  <w:right w:w="100" w:type="dxa"/>
                </w:tcMar>
              </w:tcPr>
            </w:tcPrChange>
          </w:tcPr>
          <w:p w:rsidR="0016594A" w:rsidRPr="00113D74" w:rsidRDefault="0016594A" w:rsidP="004D5D4C">
            <w:pPr>
              <w:cnfStyle w:val="000000100000" w:firstRow="0" w:lastRow="0" w:firstColumn="0" w:lastColumn="0" w:oddVBand="0" w:evenVBand="0" w:oddHBand="1" w:evenHBand="0" w:firstRowFirstColumn="0" w:firstRowLastColumn="0" w:lastRowFirstColumn="0" w:lastRowLastColumn="0"/>
              <w:pPrChange w:id="602"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El sistema debe mantener una cronología del partido con el minuto y la descripción de cada evento registrado</w:t>
            </w:r>
          </w:p>
        </w:tc>
      </w:tr>
      <w:tr w:rsidR="0016594A"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603" w:author="Juddy Tatiana Vargas Santofimio" w:date="2026-09-13T14:58:00Z">
              <w:tcPr>
                <w:tcW w:w="1472" w:type="dxa"/>
                <w:vMerge/>
              </w:tcPr>
            </w:tcPrChange>
          </w:tcPr>
          <w:p w:rsidR="0016594A" w:rsidRPr="00113D74" w:rsidRDefault="0016594A">
            <w:pPr>
              <w:spacing w:after="160" w:line="259" w:lineRule="auto"/>
              <w:cnfStyle w:val="001000010000" w:firstRow="0" w:lastRow="0" w:firstColumn="1" w:lastColumn="0" w:oddVBand="0" w:evenVBand="0" w:oddHBand="0" w:evenHBand="1" w:firstRowFirstColumn="0" w:firstRowLastColumn="0" w:lastRowFirstColumn="0" w:lastRowLastColumn="0"/>
              <w:pPrChange w:id="604"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605" w:author="Juddy Tatiana Vargas Santofimio" w:date="2026-09-13T14:58:00Z">
              <w:tcPr>
                <w:tcW w:w="1679" w:type="dxa"/>
                <w:tcMar>
                  <w:top w:w="80" w:type="dxa"/>
                  <w:left w:w="100" w:type="dxa"/>
                  <w:bottom w:w="80" w:type="dxa"/>
                  <w:right w:w="100" w:type="dxa"/>
                </w:tcMar>
              </w:tcPr>
            </w:tcPrChange>
          </w:tcPr>
          <w:p w:rsidR="0016594A" w:rsidRPr="00113D74" w:rsidRDefault="0016594A">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606"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607" w:author="Juddy Tatiana Vargas Santofimio" w:date="2026-09-13T14:58:00Z">
              <w:tcPr>
                <w:tcW w:w="5669" w:type="dxa"/>
                <w:tcMar>
                  <w:top w:w="80" w:type="dxa"/>
                  <w:left w:w="100" w:type="dxa"/>
                  <w:bottom w:w="80" w:type="dxa"/>
                  <w:right w:w="100" w:type="dxa"/>
                </w:tcMar>
              </w:tcPr>
            </w:tcPrChange>
          </w:tcPr>
          <w:p w:rsidR="0016594A" w:rsidRPr="00113D74" w:rsidRDefault="0016594A" w:rsidP="004D5D4C">
            <w:pPr>
              <w:cnfStyle w:val="000000010000" w:firstRow="0" w:lastRow="0" w:firstColumn="0" w:lastColumn="0" w:oddVBand="0" w:evenVBand="0" w:oddHBand="0" w:evenHBand="1" w:firstRowFirstColumn="0" w:firstRowLastColumn="0" w:lastRowFirstColumn="0" w:lastRowLastColumn="0"/>
              <w:pPrChange w:id="608"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El sistema debe permitir cargar el resultado final de un partido programado</w:t>
            </w:r>
          </w:p>
        </w:tc>
      </w:tr>
      <w:tr w:rsidR="0016594A" w:rsidRPr="00113D74" w:rsidTr="00E53B5C">
        <w:trPr>
          <w:cnfStyle w:val="000000100000" w:firstRow="0" w:lastRow="0" w:firstColumn="0" w:lastColumn="0" w:oddVBand="0" w:evenVBand="0" w:oddHBand="1" w:evenHBand="0" w:firstRowFirstColumn="0" w:firstRowLastColumn="0" w:lastRowFirstColumn="0" w:lastRowLastColumn="0"/>
          <w:ins w:id="609" w:author="Juddy Tatiana Vargas Santofimio" w:date="2026-08-31T19:15:00Z"/>
        </w:trPr>
        <w:tc>
          <w:tcPr>
            <w:cnfStyle w:val="001000000000" w:firstRow="0" w:lastRow="0" w:firstColumn="1" w:lastColumn="0" w:oddVBand="0" w:evenVBand="0" w:oddHBand="0" w:evenHBand="0" w:firstRowFirstColumn="0" w:firstRowLastColumn="0" w:lastRowFirstColumn="0" w:lastRowLastColumn="0"/>
            <w:tcW w:w="1472" w:type="dxa"/>
            <w:vMerge/>
            <w:tcPrChange w:id="610" w:author="Juddy Tatiana Vargas Santofimio" w:date="2026-09-13T14:58:00Z">
              <w:tcPr>
                <w:tcW w:w="1472" w:type="dxa"/>
                <w:vMerge/>
              </w:tcPr>
            </w:tcPrChange>
          </w:tcPr>
          <w:p w:rsidR="0016594A" w:rsidRPr="00113D74" w:rsidRDefault="0016594A">
            <w:pPr>
              <w:spacing w:after="160" w:line="259" w:lineRule="auto"/>
              <w:cnfStyle w:val="001000100000" w:firstRow="0" w:lastRow="0" w:firstColumn="1" w:lastColumn="0" w:oddVBand="0" w:evenVBand="0" w:oddHBand="1" w:evenHBand="0" w:firstRowFirstColumn="0" w:firstRowLastColumn="0" w:lastRowFirstColumn="0" w:lastRowLastColumn="0"/>
              <w:rPr>
                <w:ins w:id="611" w:author="Juddy Tatiana Vargas Santofimio" w:date="2026-08-31T19:15:00Z"/>
              </w:rPr>
              <w:pPrChange w:id="612" w:author="Juddy Tatiana Vargas Santofimio" w:date="2026-09-01T15:19:00Z">
                <w:pPr>
                  <w:cnfStyle w:val="001000100000" w:firstRow="0" w:lastRow="0" w:firstColumn="1" w:lastColumn="0" w:oddVBand="0" w:evenVBand="0" w:oddHBand="1" w:evenHBand="0" w:firstRowFirstColumn="0" w:firstRowLastColumn="0" w:lastRowFirstColumn="0" w:lastRowLastColumn="0"/>
                </w:pPr>
              </w:pPrChange>
            </w:pPr>
          </w:p>
        </w:tc>
        <w:tc>
          <w:tcPr>
            <w:tcW w:w="1679" w:type="dxa"/>
            <w:tcPrChange w:id="613" w:author="Juddy Tatiana Vargas Santofimio" w:date="2026-09-13T14:58:00Z">
              <w:tcPr>
                <w:tcW w:w="1679" w:type="dxa"/>
                <w:tcMar>
                  <w:top w:w="80" w:type="dxa"/>
                  <w:left w:w="100" w:type="dxa"/>
                  <w:bottom w:w="80" w:type="dxa"/>
                  <w:right w:w="100" w:type="dxa"/>
                </w:tcMar>
              </w:tcPr>
            </w:tcPrChange>
          </w:tcPr>
          <w:p w:rsidR="0016594A" w:rsidRPr="00113D74" w:rsidDel="00877430" w:rsidRDefault="0016594A">
            <w:pPr>
              <w:pStyle w:val="Prrafodelista"/>
              <w:numPr>
                <w:ilvl w:val="0"/>
                <w:numId w:val="28"/>
              </w:numPr>
              <w:spacing w:after="160" w:line="259" w:lineRule="auto"/>
              <w:ind w:left="426"/>
              <w:cnfStyle w:val="000000100000" w:firstRow="0" w:lastRow="0" w:firstColumn="0" w:lastColumn="0" w:oddVBand="0" w:evenVBand="0" w:oddHBand="1" w:evenHBand="0" w:firstRowFirstColumn="0" w:firstRowLastColumn="0" w:lastRowFirstColumn="0" w:lastRowLastColumn="0"/>
              <w:rPr>
                <w:ins w:id="614" w:author="Juddy Tatiana Vargas Santofimio" w:date="2026-08-31T19:15:00Z"/>
                <w:rPrChange w:id="615" w:author="Juddy Tatiana Vargas Santofimio" w:date="2026-09-01T15:16:00Z">
                  <w:rPr>
                    <w:ins w:id="616" w:author="Juddy Tatiana Vargas Santofimio" w:date="2026-08-31T19:15:00Z"/>
                    <w:b/>
                    <w:bCs/>
                    <w:color w:val="0D8932"/>
                  </w:rPr>
                </w:rPrChange>
              </w:rPr>
              <w:pPrChange w:id="617" w:author="Juddy Tatiana Vargas Santofimio" w:date="2026-09-01T15:29:00Z">
                <w:pPr>
                  <w:pStyle w:val="Prrafodelista"/>
                  <w:numPr>
                    <w:numId w:val="28"/>
                  </w:numPr>
                  <w:ind w:left="429" w:hanging="429"/>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618" w:author="Juddy Tatiana Vargas Santofimio" w:date="2026-09-13T14:58:00Z">
              <w:tcPr>
                <w:tcW w:w="5669" w:type="dxa"/>
                <w:tcMar>
                  <w:top w:w="80" w:type="dxa"/>
                  <w:left w:w="100" w:type="dxa"/>
                  <w:bottom w:w="80" w:type="dxa"/>
                  <w:right w:w="100" w:type="dxa"/>
                </w:tcMar>
              </w:tcPr>
            </w:tcPrChange>
          </w:tcPr>
          <w:p w:rsidR="0016594A" w:rsidRPr="00113D74" w:rsidRDefault="0016594A" w:rsidP="004D5D4C">
            <w:pPr>
              <w:cnfStyle w:val="000000100000" w:firstRow="0" w:lastRow="0" w:firstColumn="0" w:lastColumn="0" w:oddVBand="0" w:evenVBand="0" w:oddHBand="1" w:evenHBand="0" w:firstRowFirstColumn="0" w:firstRowLastColumn="0" w:lastRowFirstColumn="0" w:lastRowLastColumn="0"/>
              <w:rPr>
                <w:ins w:id="619" w:author="Juddy Tatiana Vargas Santofimio" w:date="2026-08-31T19:15:00Z"/>
              </w:rPr>
              <w:pPrChange w:id="620"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ins w:id="621" w:author="Juddy Tatiana Vargas Santofimio" w:date="2026-08-31T19:16:00Z">
              <w:r w:rsidRPr="00113D74">
                <w:t xml:space="preserve">En partidos de categoría Mixto, el sistema debe validar que la alineación en </w:t>
              </w:r>
            </w:ins>
            <w:ins w:id="622" w:author="Juddy Tatiana Vargas Santofimio" w:date="2026-09-13T14:35:00Z">
              <w:r>
                <w:t>HandPLay</w:t>
              </w:r>
            </w:ins>
            <w:ins w:id="623" w:author="Juddy Tatiana Vargas Santofimio" w:date="2026-08-31T19:16:00Z">
              <w:r w:rsidRPr="00113D74">
                <w:t xml:space="preserve"> cumpla la cuota mínima de jugadores de cada género definida por la Liga (ver RN-06), antes de habilitar el inicio del partido o durante sustituciones</w:t>
              </w:r>
            </w:ins>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val="restart"/>
            <w:tcPrChange w:id="624" w:author="Juddy Tatiana Vargas Santofimio" w:date="2026-09-13T14:58:00Z">
              <w:tcPr>
                <w:tcW w:w="1472" w:type="dxa"/>
                <w:vMerge w:val="restart"/>
                <w:vAlign w:val="center"/>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pPrChange w:id="625" w:author="Juddy Tatiana Vargas Santofimio" w:date="2026-09-01T15:19:00Z">
                <w:pPr>
                  <w:jc w:val="center"/>
                  <w:cnfStyle w:val="001000010000" w:firstRow="0" w:lastRow="0" w:firstColumn="1" w:lastColumn="0" w:oddVBand="0" w:evenVBand="0" w:oddHBand="0" w:evenHBand="1" w:firstRowFirstColumn="0" w:firstRowLastColumn="0" w:lastRowFirstColumn="0" w:lastRowLastColumn="0"/>
                </w:pPr>
              </w:pPrChange>
            </w:pPr>
            <w:r w:rsidRPr="00113D74">
              <w:lastRenderedPageBreak/>
              <w:t>Estadísticas</w:t>
            </w:r>
          </w:p>
        </w:tc>
        <w:tc>
          <w:tcPr>
            <w:tcW w:w="1679" w:type="dxa"/>
            <w:tcPrChange w:id="626"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627"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628"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629"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Tabla de posiciones por categoría: PJ, PG, PE, PP, GF, GC, DG y puntos</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630" w:author="Juddy Tatiana Vargas Santofimio" w:date="2026-09-13T14:58:00Z">
              <w:tcPr>
                <w:tcW w:w="1472" w:type="dxa"/>
                <w:vMerge/>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pPrChange w:id="631" w:author="Juddy Tatiana Vargas Santofimio" w:date="2026-09-01T15:19:00Z">
                <w:pPr>
                  <w:cnfStyle w:val="001000100000" w:firstRow="0" w:lastRow="0" w:firstColumn="1" w:lastColumn="0" w:oddVBand="0" w:evenVBand="0" w:oddHBand="1" w:evenHBand="0" w:firstRowFirstColumn="0" w:firstRowLastColumn="0" w:lastRowFirstColumn="0" w:lastRowLastColumn="0"/>
                </w:pPr>
              </w:pPrChange>
            </w:pPr>
          </w:p>
        </w:tc>
        <w:tc>
          <w:tcPr>
            <w:tcW w:w="1679" w:type="dxa"/>
            <w:tcPrChange w:id="632"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633"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634"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635"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 xml:space="preserve">Tabla de goleadores, separada por </w:t>
            </w:r>
            <w:del w:id="636" w:author="Juddy Tatiana Vargas Santofimio" w:date="2026-09-01T15:32:00Z">
              <w:r w:rsidRPr="00113D74" w:rsidDel="006A0E4A">
                <w:delText xml:space="preserve">categoría </w:delText>
              </w:r>
            </w:del>
            <w:ins w:id="637" w:author="Juddy Tatiana Vargas Santofimio" w:date="2026-09-01T15:32:00Z">
              <w:r w:rsidR="006A0E4A">
                <w:t>género</w:t>
              </w:r>
              <w:r w:rsidR="006A0E4A" w:rsidRPr="00113D74">
                <w:t xml:space="preserve"> </w:t>
              </w:r>
            </w:ins>
            <w:r w:rsidRPr="00113D74">
              <w:t>(</w:t>
            </w:r>
            <w:ins w:id="638" w:author="Juddy Tatiana Vargas Santofimio" w:date="2026-09-01T15:32:00Z">
              <w:r w:rsidR="006A0E4A">
                <w:t>femenino y masculino son tablas independientes, cada una con su propio líder, total de goles y promedio</w:t>
              </w:r>
            </w:ins>
            <w:r w:rsidRPr="00113D74">
              <w:t>)</w:t>
            </w:r>
            <w:ins w:id="639" w:author="Juddy Tatiana Vargas Santofimio" w:date="2026-09-01T15:32:00Z">
              <w:r w:rsidR="006A0E4A">
                <w:t>. En la categoría Mixto, la separación es por género del jugador, no por equipo: un mismo equipo mixto aporta jugadores a ambas tablas.</w:t>
              </w:r>
            </w:ins>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640" w:author="Juddy Tatiana Vargas Santofimio" w:date="2026-09-13T14:58:00Z">
              <w:tcPr>
                <w:tcW w:w="1472" w:type="dxa"/>
                <w:vMerge/>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pPrChange w:id="641"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642"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643"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644" w:author="Juddy Tatiana Vargas Santofimio" w:date="2026-09-13T14:58:00Z">
              <w:tcPr>
                <w:tcW w:w="5669" w:type="dxa"/>
                <w:tcMar>
                  <w:top w:w="80" w:type="dxa"/>
                  <w:left w:w="100" w:type="dxa"/>
                  <w:bottom w:w="80" w:type="dxa"/>
                  <w:right w:w="100" w:type="dxa"/>
                </w:tcMar>
              </w:tcPr>
            </w:tcPrChange>
          </w:tcPr>
          <w:p w:rsidR="007D7360" w:rsidRPr="00113D74" w:rsidRDefault="00003A26" w:rsidP="004D5D4C">
            <w:pPr>
              <w:cnfStyle w:val="000000010000" w:firstRow="0" w:lastRow="0" w:firstColumn="0" w:lastColumn="0" w:oddVBand="0" w:evenVBand="0" w:oddHBand="0" w:evenHBand="1" w:firstRowFirstColumn="0" w:firstRowLastColumn="0" w:lastRowFirstColumn="0" w:lastRowLastColumn="0"/>
              <w:pPrChange w:id="645"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ins w:id="646" w:author="Juddy Tatiana Vargas Santofimio" w:date="2026-08-31T19:17:00Z">
              <w:r w:rsidRPr="00113D74">
                <w:t>Tabla de v</w:t>
              </w:r>
              <w:r w:rsidR="006A0E4A">
                <w:t>alla menos vencida por portero</w:t>
              </w:r>
              <w:r w:rsidRPr="00113D74">
                <w:t>,</w:t>
              </w:r>
            </w:ins>
            <w:ins w:id="647" w:author="Juddy Tatiana Vargas Santofimio" w:date="2026-09-02T21:32:00Z">
              <w:r w:rsidR="00F27A2C">
                <w:t xml:space="preserve"> una sola tabla combinada (ambos géneros),</w:t>
              </w:r>
            </w:ins>
            <w:ins w:id="648" w:author="Juddy Tatiana Vargas Santofimio" w:date="2026-08-31T19:17:00Z">
              <w:r w:rsidRPr="00113D74">
                <w:t xml:space="preserve"> ordenada por menor promedio de goles recibidos por partido, con un mínimo de partidos jugados para clasificar</w:t>
              </w:r>
            </w:ins>
            <w:del w:id="649" w:author="Juddy Tatiana Vargas Santofimio" w:date="2026-08-31T19:17:00Z">
              <w:r w:rsidR="007D7360" w:rsidRPr="00113D74" w:rsidDel="00003A26">
                <w:delText xml:space="preserve">Tabla de valla menos vencida por portero, ordenada por menor promedio de goles recibidos por partido, con un mínimo de partidos jugados para clasificar </w:delText>
              </w:r>
            </w:del>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val="restart"/>
            <w:tcPrChange w:id="650" w:author="Juddy Tatiana Vargas Santofimio" w:date="2026-09-13T14:58:00Z">
              <w:tcPr>
                <w:tcW w:w="1472" w:type="dxa"/>
                <w:vMerge w:val="restart"/>
                <w:vAlign w:val="center"/>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pPrChange w:id="651" w:author="Juddy Tatiana Vargas Santofimio" w:date="2026-09-01T15:19:00Z">
                <w:pPr>
                  <w:jc w:val="center"/>
                  <w:cnfStyle w:val="001000100000" w:firstRow="0" w:lastRow="0" w:firstColumn="1" w:lastColumn="0" w:oddVBand="0" w:evenVBand="0" w:oddHBand="1" w:evenHBand="0" w:firstRowFirstColumn="0" w:firstRowLastColumn="0" w:lastRowFirstColumn="0" w:lastRowLastColumn="0"/>
                </w:pPr>
              </w:pPrChange>
            </w:pPr>
            <w:r w:rsidRPr="00113D74">
              <w:t>Fichas individuales</w:t>
            </w:r>
          </w:p>
        </w:tc>
        <w:tc>
          <w:tcPr>
            <w:tcW w:w="1679" w:type="dxa"/>
            <w:tcPrChange w:id="652"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653"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654"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655"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Ficha de jugador: goles, partidos jugados, promedio, tarjetas, historial de partidos recientes</w:t>
            </w:r>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656" w:author="Juddy Tatiana Vargas Santofimio" w:date="2026-09-13T14:58:00Z">
              <w:tcPr>
                <w:tcW w:w="1472" w:type="dxa"/>
                <w:vMerge/>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pPrChange w:id="657"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658"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659"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660"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661"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Ficha de árbitro: partidos dirigidos, tarjetas mostradas, certificaciones vigentes, próximas asignaciones</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662" w:author="Juddy Tatiana Vargas Santofimio" w:date="2026-09-13T14:58:00Z">
              <w:tcPr>
                <w:tcW w:w="1472" w:type="dxa"/>
                <w:vMerge/>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pPrChange w:id="663" w:author="Juddy Tatiana Vargas Santofimio" w:date="2026-09-01T15:19:00Z">
                <w:pPr>
                  <w:cnfStyle w:val="001000100000" w:firstRow="0" w:lastRow="0" w:firstColumn="1" w:lastColumn="0" w:oddVBand="0" w:evenVBand="0" w:oddHBand="1" w:evenHBand="0" w:firstRowFirstColumn="0" w:firstRowLastColumn="0" w:lastRowFirstColumn="0" w:lastRowLastColumn="0"/>
                </w:pPr>
              </w:pPrChange>
            </w:pPr>
          </w:p>
        </w:tc>
        <w:tc>
          <w:tcPr>
            <w:tcW w:w="1679" w:type="dxa"/>
            <w:tcPrChange w:id="664"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665"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666"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667"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Si una persona tiene doble rol (jugador y árbitro), ambas fichas deben mostrar un enlace cruzado hacia la otra ficha</w:t>
            </w:r>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val="restart"/>
            <w:tcPrChange w:id="668" w:author="Juddy Tatiana Vargas Santofimio" w:date="2026-09-13T14:58:00Z">
              <w:tcPr>
                <w:tcW w:w="1472" w:type="dxa"/>
                <w:vMerge w:val="restart"/>
                <w:vAlign w:val="center"/>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pPrChange w:id="669" w:author="Juddy Tatiana Vargas Santofimio" w:date="2026-09-01T15:19:00Z">
                <w:pPr>
                  <w:jc w:val="center"/>
                  <w:cnfStyle w:val="001000010000" w:firstRow="0" w:lastRow="0" w:firstColumn="1" w:lastColumn="0" w:oddVBand="0" w:evenVBand="0" w:oddHBand="0" w:evenHBand="1" w:firstRowFirstColumn="0" w:firstRowLastColumn="0" w:lastRowFirstColumn="0" w:lastRowLastColumn="0"/>
                </w:pPr>
              </w:pPrChange>
            </w:pPr>
            <w:r w:rsidRPr="00113D74">
              <w:t>Cuentas</w:t>
            </w:r>
          </w:p>
        </w:tc>
        <w:tc>
          <w:tcPr>
            <w:tcW w:w="1679" w:type="dxa"/>
            <w:tcPrChange w:id="670"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671"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672"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673"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El sistema debe permitir inicio de sesión con correo/contraseña o con cuenta de Google</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674" w:author="Juddy Tatiana Vargas Santofimio" w:date="2026-09-13T14:58:00Z">
              <w:tcPr>
                <w:tcW w:w="1472" w:type="dxa"/>
                <w:vMerge/>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pPrChange w:id="675" w:author="Juddy Tatiana Vargas Santofimio" w:date="2026-09-01T15:19:00Z">
                <w:pPr>
                  <w:cnfStyle w:val="001000100000" w:firstRow="0" w:lastRow="0" w:firstColumn="1" w:lastColumn="0" w:oddVBand="0" w:evenVBand="0" w:oddHBand="1" w:evenHBand="0" w:firstRowFirstColumn="0" w:firstRowLastColumn="0" w:lastRowFirstColumn="0" w:lastRowLastColumn="0"/>
                </w:pPr>
              </w:pPrChange>
            </w:pPr>
          </w:p>
        </w:tc>
        <w:tc>
          <w:tcPr>
            <w:tcW w:w="1679" w:type="dxa"/>
            <w:tcPrChange w:id="676"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677"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678"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679"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El sistema debe permitir recuperación de contraseña y registro de nuevas cuentas</w:t>
            </w:r>
          </w:p>
        </w:tc>
      </w:tr>
    </w:tbl>
    <w:p w:rsidR="007D7360" w:rsidRDefault="007D7360">
      <w:pPr>
        <w:rPr>
          <w:ins w:id="680" w:author="Juddy Tatiana Vargas Santofimio" w:date="2026-09-01T15:33:00Z"/>
        </w:rPr>
        <w:pPrChange w:id="681" w:author="Juddy Tatiana Vargas Santofimio" w:date="2026-09-01T15:19:00Z">
          <w:pPr>
            <w:spacing w:after="0" w:line="240" w:lineRule="auto"/>
          </w:pPr>
        </w:pPrChange>
      </w:pPr>
    </w:p>
    <w:p w:rsidR="006A0E4A" w:rsidRDefault="006A0E4A">
      <w:pPr>
        <w:pStyle w:val="Ttulo1"/>
        <w:rPr>
          <w:ins w:id="682" w:author="Juddy Tatiana Vargas Santofimio" w:date="2026-09-01T15:36:00Z"/>
        </w:rPr>
        <w:pPrChange w:id="683" w:author="Juddy Tatiana Vargas Santofimio" w:date="2026-09-01T15:34:00Z">
          <w:pPr>
            <w:spacing w:after="0" w:line="240" w:lineRule="auto"/>
          </w:pPr>
        </w:pPrChange>
      </w:pPr>
      <w:bookmarkStart w:id="684" w:name="_Toc240204884"/>
      <w:ins w:id="685" w:author="Juddy Tatiana Vargas Santofimio" w:date="2026-09-01T15:34:00Z">
        <w:r w:rsidRPr="006A0E4A">
          <w:t>Requerimientos no funcionales</w:t>
        </w:r>
      </w:ins>
      <w:bookmarkEnd w:id="684"/>
    </w:p>
    <w:p w:rsidR="006A0E4A" w:rsidRPr="006A0E4A" w:rsidRDefault="006A0E4A">
      <w:pPr>
        <w:rPr>
          <w:ins w:id="686" w:author="Juddy Tatiana Vargas Santofimio" w:date="2026-09-01T15:34:00Z"/>
        </w:rPr>
        <w:pPrChange w:id="687" w:author="Juddy Tatiana Vargas Santofimio" w:date="2026-09-01T15:36:00Z">
          <w:pPr>
            <w:spacing w:after="0" w:line="240" w:lineRule="auto"/>
          </w:pPr>
        </w:pPrChange>
      </w:pPr>
      <w:ins w:id="688" w:author="Juddy Tatiana Vargas Santofimio" w:date="2026-09-01T15:36:00Z">
        <w:r>
          <w:rPr>
            <w:i/>
            <w:iCs/>
          </w:rPr>
          <w:t>Los requerimientos de esta sección son una propuesta inicial basada en el tipo de aplicación y su contexto de uso (torneos de fin de semana, conectividad regional variable). Deben ser revisados y confirmados con la Liga antes de pasar a diseño técnico; ver sección 13</w:t>
        </w:r>
      </w:ins>
    </w:p>
    <w:tbl>
      <w:tblPr>
        <w:tblStyle w:val="Estilo1"/>
        <w:tblW w:w="8813" w:type="dxa"/>
        <w:tblLook w:val="0020" w:firstRow="1" w:lastRow="0" w:firstColumn="0" w:lastColumn="0" w:noHBand="0" w:noVBand="0"/>
        <w:tblPrChange w:id="689" w:author="Juddy Tatiana Vargas Santofimio" w:date="2026-09-13T14:58:00Z">
          <w:tblPr>
            <w:tblW w:w="8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1587"/>
        <w:gridCol w:w="7226"/>
        <w:tblGridChange w:id="690">
          <w:tblGrid>
            <w:gridCol w:w="1571"/>
            <w:gridCol w:w="7242"/>
          </w:tblGrid>
        </w:tblGridChange>
      </w:tblGrid>
      <w:tr w:rsidR="006A0E4A" w:rsidRPr="00ED5525" w:rsidTr="00E53B5C">
        <w:trPr>
          <w:cnfStyle w:val="100000000000" w:firstRow="1" w:lastRow="0" w:firstColumn="0" w:lastColumn="0" w:oddVBand="0" w:evenVBand="0" w:oddHBand="0" w:evenHBand="0" w:firstRowFirstColumn="0" w:firstRowLastColumn="0" w:lastRowFirstColumn="0" w:lastRowLastColumn="0"/>
          <w:ins w:id="691" w:author="Juddy Tatiana Vargas Santofimio" w:date="2026-09-01T15:34:00Z"/>
          <w:trPrChange w:id="692" w:author="Juddy Tatiana Vargas Santofimio" w:date="2026-09-13T14:58:00Z">
            <w:trPr>
              <w:tblHeader/>
            </w:trPr>
          </w:trPrChange>
        </w:trPr>
        <w:tc>
          <w:tcPr>
            <w:tcW w:w="1555" w:type="dxa"/>
            <w:tcPrChange w:id="693" w:author="Juddy Tatiana Vargas Santofimio" w:date="2026-09-13T14:58:00Z">
              <w:tcPr>
                <w:tcW w:w="1555" w:type="dxa"/>
                <w:shd w:val="clear" w:color="auto" w:fill="0D8932"/>
                <w:tcMar>
                  <w:top w:w="80" w:type="dxa"/>
                  <w:left w:w="100" w:type="dxa"/>
                  <w:bottom w:w="80" w:type="dxa"/>
                  <w:right w:w="100" w:type="dxa"/>
                </w:tcMar>
              </w:tcPr>
            </w:tcPrChange>
          </w:tcPr>
          <w:p w:rsidR="006A0E4A" w:rsidRPr="006A0E4A" w:rsidRDefault="006A0E4A" w:rsidP="00E80A79">
            <w:pPr>
              <w:cnfStyle w:val="100000000000" w:firstRow="1" w:lastRow="0" w:firstColumn="0" w:lastColumn="0" w:oddVBand="0" w:evenVBand="0" w:oddHBand="0" w:evenHBand="0" w:firstRowFirstColumn="0" w:firstRowLastColumn="0" w:lastRowFirstColumn="0" w:lastRowLastColumn="0"/>
              <w:rPr>
                <w:ins w:id="694" w:author="Juddy Tatiana Vargas Santofimio" w:date="2026-09-01T15:34:00Z"/>
                <w:rPrChange w:id="695" w:author="Juddy Tatiana Vargas Santofimio" w:date="2026-09-01T15:34:00Z">
                  <w:rPr>
                    <w:ins w:id="696" w:author="Juddy Tatiana Vargas Santofimio" w:date="2026-09-01T15:34:00Z"/>
                  </w:rPr>
                </w:rPrChange>
              </w:rPr>
            </w:pPr>
            <w:ins w:id="697" w:author="Juddy Tatiana Vargas Santofimio" w:date="2026-09-01T15:34:00Z">
              <w:r w:rsidRPr="006A0E4A">
                <w:rPr>
                  <w:rPrChange w:id="698" w:author="Juddy Tatiana Vargas Santofimio" w:date="2026-09-01T15:34:00Z">
                    <w:rPr/>
                  </w:rPrChange>
                </w:rPr>
                <w:t>Requerimiento</w:t>
              </w:r>
            </w:ins>
          </w:p>
        </w:tc>
        <w:tc>
          <w:tcPr>
            <w:tcW w:w="7258" w:type="dxa"/>
            <w:tcPrChange w:id="699" w:author="Juddy Tatiana Vargas Santofimio" w:date="2026-09-13T14:58:00Z">
              <w:tcPr>
                <w:tcW w:w="7258" w:type="dxa"/>
                <w:shd w:val="clear" w:color="auto" w:fill="0D8932"/>
                <w:tcMar>
                  <w:top w:w="80" w:type="dxa"/>
                  <w:left w:w="100" w:type="dxa"/>
                  <w:bottom w:w="80" w:type="dxa"/>
                  <w:right w:w="100" w:type="dxa"/>
                </w:tcMar>
              </w:tcPr>
            </w:tcPrChange>
          </w:tcPr>
          <w:p w:rsidR="006A0E4A" w:rsidRPr="006A0E4A" w:rsidRDefault="006A0E4A" w:rsidP="00E80A79">
            <w:pPr>
              <w:cnfStyle w:val="100000000000" w:firstRow="1" w:lastRow="0" w:firstColumn="0" w:lastColumn="0" w:oddVBand="0" w:evenVBand="0" w:oddHBand="0" w:evenHBand="0" w:firstRowFirstColumn="0" w:firstRowLastColumn="0" w:lastRowFirstColumn="0" w:lastRowLastColumn="0"/>
              <w:rPr>
                <w:ins w:id="700" w:author="Juddy Tatiana Vargas Santofimio" w:date="2026-09-01T15:34:00Z"/>
                <w:rPrChange w:id="701" w:author="Juddy Tatiana Vargas Santofimio" w:date="2026-09-01T15:34:00Z">
                  <w:rPr>
                    <w:ins w:id="702" w:author="Juddy Tatiana Vargas Santofimio" w:date="2026-09-01T15:34:00Z"/>
                  </w:rPr>
                </w:rPrChange>
              </w:rPr>
            </w:pPr>
            <w:ins w:id="703" w:author="Juddy Tatiana Vargas Santofimio" w:date="2026-09-01T15:34:00Z">
              <w:r w:rsidRPr="006A0E4A">
                <w:rPr>
                  <w:rPrChange w:id="704" w:author="Juddy Tatiana Vargas Santofimio" w:date="2026-09-01T15:34:00Z">
                    <w:rPr/>
                  </w:rPrChange>
                </w:rPr>
                <w:t>Descripción</w:t>
              </w:r>
            </w:ins>
          </w:p>
        </w:tc>
      </w:tr>
      <w:tr w:rsidR="006A0E4A" w:rsidRPr="00ED5525" w:rsidTr="00E53B5C">
        <w:trPr>
          <w:cnfStyle w:val="000000100000" w:firstRow="0" w:lastRow="0" w:firstColumn="0" w:lastColumn="0" w:oddVBand="0" w:evenVBand="0" w:oddHBand="1" w:evenHBand="0" w:firstRowFirstColumn="0" w:firstRowLastColumn="0" w:lastRowFirstColumn="0" w:lastRowLastColumn="0"/>
          <w:ins w:id="705" w:author="Juddy Tatiana Vargas Santofimio" w:date="2026-09-01T15:34:00Z"/>
        </w:trPr>
        <w:tc>
          <w:tcPr>
            <w:tcW w:w="1555" w:type="dxa"/>
            <w:tcPrChange w:id="706" w:author="Juddy Tatiana Vargas Santofimio" w:date="2026-09-13T14:58:00Z">
              <w:tcPr>
                <w:tcW w:w="1555" w:type="dxa"/>
                <w:shd w:val="clear" w:color="auto" w:fill="auto"/>
                <w:tcMar>
                  <w:top w:w="80" w:type="dxa"/>
                  <w:left w:w="100" w:type="dxa"/>
                  <w:bottom w:w="80" w:type="dxa"/>
                  <w:right w:w="100" w:type="dxa"/>
                </w:tcMar>
              </w:tcPr>
            </w:tcPrChange>
          </w:tcPr>
          <w:p w:rsidR="006A0E4A" w:rsidRPr="00ED5525" w:rsidRDefault="006A0E4A">
            <w:pPr>
              <w:pStyle w:val="Prrafodelista"/>
              <w:numPr>
                <w:ilvl w:val="0"/>
                <w:numId w:val="40"/>
              </w:numPr>
              <w:ind w:left="462"/>
              <w:cnfStyle w:val="000000100000" w:firstRow="0" w:lastRow="0" w:firstColumn="0" w:lastColumn="0" w:oddVBand="0" w:evenVBand="0" w:oddHBand="1" w:evenHBand="0" w:firstRowFirstColumn="0" w:firstRowLastColumn="0" w:lastRowFirstColumn="0" w:lastRowLastColumn="0"/>
              <w:rPr>
                <w:ins w:id="707" w:author="Juddy Tatiana Vargas Santofimio" w:date="2026-09-01T15:34:00Z"/>
              </w:rPr>
              <w:pPrChange w:id="708" w:author="Juddy Tatiana Vargas Santofimio" w:date="2026-09-01T15:38:00Z">
                <w:pPr>
                  <w:pStyle w:val="Prrafodelista"/>
                  <w:numPr>
                    <w:numId w:val="29"/>
                  </w:numPr>
                  <w:ind w:left="720" w:hanging="360"/>
                  <w:cnfStyle w:val="000000100000" w:firstRow="0" w:lastRow="0" w:firstColumn="0" w:lastColumn="0" w:oddVBand="0" w:evenVBand="0" w:oddHBand="1" w:evenHBand="0" w:firstRowFirstColumn="0" w:firstRowLastColumn="0" w:lastRowFirstColumn="0" w:lastRowLastColumn="0"/>
                </w:pPr>
              </w:pPrChange>
            </w:pPr>
          </w:p>
        </w:tc>
        <w:tc>
          <w:tcPr>
            <w:tcW w:w="7258" w:type="dxa"/>
            <w:tcPrChange w:id="709" w:author="Juddy Tatiana Vargas Santofimio" w:date="2026-09-13T14:58:00Z">
              <w:tcPr>
                <w:tcW w:w="7258" w:type="dxa"/>
                <w:shd w:val="clear" w:color="auto" w:fill="auto"/>
                <w:tcMar>
                  <w:top w:w="80" w:type="dxa"/>
                  <w:left w:w="100" w:type="dxa"/>
                  <w:bottom w:w="80" w:type="dxa"/>
                  <w:right w:w="100" w:type="dxa"/>
                </w:tcMar>
              </w:tcPr>
            </w:tcPrChange>
          </w:tcPr>
          <w:p w:rsidR="006A0E4A" w:rsidRPr="00ED5525" w:rsidRDefault="006A0E4A" w:rsidP="00E80A79">
            <w:pPr>
              <w:cnfStyle w:val="000000100000" w:firstRow="0" w:lastRow="0" w:firstColumn="0" w:lastColumn="0" w:oddVBand="0" w:evenVBand="0" w:oddHBand="1" w:evenHBand="0" w:firstRowFirstColumn="0" w:firstRowLastColumn="0" w:lastRowFirstColumn="0" w:lastRowLastColumn="0"/>
              <w:rPr>
                <w:ins w:id="710" w:author="Juddy Tatiana Vargas Santofimio" w:date="2026-09-01T15:34:00Z"/>
              </w:rPr>
            </w:pPr>
            <w:ins w:id="711" w:author="Juddy Tatiana Vargas Santofimio" w:date="2026-09-01T15:35:00Z">
              <w:r w:rsidRPr="006A0E4A">
                <w:t>Rendimiento: la actualización del marcador y los eventos del partido en vivo deben reflejarse a los espectadores en pocos segundos desde que la mesa los registra</w:t>
              </w:r>
            </w:ins>
          </w:p>
        </w:tc>
      </w:tr>
      <w:tr w:rsidR="006A0E4A" w:rsidRPr="00ED5525" w:rsidTr="00E53B5C">
        <w:trPr>
          <w:cnfStyle w:val="000000010000" w:firstRow="0" w:lastRow="0" w:firstColumn="0" w:lastColumn="0" w:oddVBand="0" w:evenVBand="0" w:oddHBand="0" w:evenHBand="1" w:firstRowFirstColumn="0" w:firstRowLastColumn="0" w:lastRowFirstColumn="0" w:lastRowLastColumn="0"/>
          <w:ins w:id="712" w:author="Juddy Tatiana Vargas Santofimio" w:date="2026-09-01T15:34:00Z"/>
        </w:trPr>
        <w:tc>
          <w:tcPr>
            <w:tcW w:w="1555" w:type="dxa"/>
            <w:tcPrChange w:id="713" w:author="Juddy Tatiana Vargas Santofimio" w:date="2026-09-13T14:58:00Z">
              <w:tcPr>
                <w:tcW w:w="1555" w:type="dxa"/>
                <w:shd w:val="clear" w:color="auto" w:fill="auto"/>
                <w:tcMar>
                  <w:top w:w="80" w:type="dxa"/>
                  <w:left w:w="100" w:type="dxa"/>
                  <w:bottom w:w="80" w:type="dxa"/>
                  <w:right w:w="100" w:type="dxa"/>
                </w:tcMar>
              </w:tcPr>
            </w:tcPrChange>
          </w:tcPr>
          <w:p w:rsidR="006A0E4A" w:rsidRPr="00ED5525" w:rsidRDefault="006A0E4A">
            <w:pPr>
              <w:pStyle w:val="Prrafodelista"/>
              <w:numPr>
                <w:ilvl w:val="0"/>
                <w:numId w:val="40"/>
              </w:numPr>
              <w:ind w:left="462"/>
              <w:cnfStyle w:val="000000010000" w:firstRow="0" w:lastRow="0" w:firstColumn="0" w:lastColumn="0" w:oddVBand="0" w:evenVBand="0" w:oddHBand="0" w:evenHBand="1" w:firstRowFirstColumn="0" w:firstRowLastColumn="0" w:lastRowFirstColumn="0" w:lastRowLastColumn="0"/>
              <w:rPr>
                <w:ins w:id="714" w:author="Juddy Tatiana Vargas Santofimio" w:date="2026-09-01T15:34:00Z"/>
              </w:rPr>
              <w:pPrChange w:id="715" w:author="Juddy Tatiana Vargas Santofimio" w:date="2026-09-01T15:38:00Z">
                <w:pPr>
                  <w:pStyle w:val="Prrafodelista"/>
                  <w:numPr>
                    <w:numId w:val="29"/>
                  </w:numPr>
                  <w:ind w:left="720" w:hanging="360"/>
                  <w:cnfStyle w:val="000000010000" w:firstRow="0" w:lastRow="0" w:firstColumn="0" w:lastColumn="0" w:oddVBand="0" w:evenVBand="0" w:oddHBand="0" w:evenHBand="1" w:firstRowFirstColumn="0" w:firstRowLastColumn="0" w:lastRowFirstColumn="0" w:lastRowLastColumn="0"/>
                </w:pPr>
              </w:pPrChange>
            </w:pPr>
          </w:p>
        </w:tc>
        <w:tc>
          <w:tcPr>
            <w:tcW w:w="7258" w:type="dxa"/>
            <w:tcPrChange w:id="716" w:author="Juddy Tatiana Vargas Santofimio" w:date="2026-09-13T14:58:00Z">
              <w:tcPr>
                <w:tcW w:w="7258" w:type="dxa"/>
                <w:shd w:val="clear" w:color="auto" w:fill="auto"/>
                <w:tcMar>
                  <w:top w:w="80" w:type="dxa"/>
                  <w:left w:w="100" w:type="dxa"/>
                  <w:bottom w:w="80" w:type="dxa"/>
                  <w:right w:w="100" w:type="dxa"/>
                </w:tcMar>
              </w:tcPr>
            </w:tcPrChange>
          </w:tcPr>
          <w:p w:rsidR="006A0E4A" w:rsidRPr="00ED5525" w:rsidRDefault="006A0E4A" w:rsidP="00E80A79">
            <w:pPr>
              <w:cnfStyle w:val="000000010000" w:firstRow="0" w:lastRow="0" w:firstColumn="0" w:lastColumn="0" w:oddVBand="0" w:evenVBand="0" w:oddHBand="0" w:evenHBand="1" w:firstRowFirstColumn="0" w:firstRowLastColumn="0" w:lastRowFirstColumn="0" w:lastRowLastColumn="0"/>
              <w:rPr>
                <w:ins w:id="717" w:author="Juddy Tatiana Vargas Santofimio" w:date="2026-09-01T15:34:00Z"/>
              </w:rPr>
            </w:pPr>
            <w:ins w:id="718" w:author="Juddy Tatiana Vargas Santofimio" w:date="2026-09-01T15:35:00Z">
              <w:r w:rsidRPr="006A0E4A">
                <w:t>Disponibilidad: el sistema debe estar operativo de forma confiable durante los horarios de juego de fin de semana, franja de mayor uso</w:t>
              </w:r>
            </w:ins>
          </w:p>
        </w:tc>
      </w:tr>
      <w:tr w:rsidR="006A0E4A" w:rsidRPr="00ED5525" w:rsidTr="00E53B5C">
        <w:trPr>
          <w:cnfStyle w:val="000000100000" w:firstRow="0" w:lastRow="0" w:firstColumn="0" w:lastColumn="0" w:oddVBand="0" w:evenVBand="0" w:oddHBand="1" w:evenHBand="0" w:firstRowFirstColumn="0" w:firstRowLastColumn="0" w:lastRowFirstColumn="0" w:lastRowLastColumn="0"/>
          <w:ins w:id="719" w:author="Juddy Tatiana Vargas Santofimio" w:date="2026-09-01T15:35:00Z"/>
        </w:trPr>
        <w:tc>
          <w:tcPr>
            <w:tcW w:w="1555" w:type="dxa"/>
            <w:tcPrChange w:id="720" w:author="Juddy Tatiana Vargas Santofimio" w:date="2026-09-13T14:58:00Z">
              <w:tcPr>
                <w:tcW w:w="1555" w:type="dxa"/>
                <w:shd w:val="clear" w:color="auto" w:fill="auto"/>
                <w:tcMar>
                  <w:top w:w="80" w:type="dxa"/>
                  <w:left w:w="100" w:type="dxa"/>
                  <w:bottom w:w="80" w:type="dxa"/>
                  <w:right w:w="100" w:type="dxa"/>
                </w:tcMar>
              </w:tcPr>
            </w:tcPrChange>
          </w:tcPr>
          <w:p w:rsidR="006A0E4A" w:rsidRPr="00ED5525" w:rsidRDefault="006A0E4A">
            <w:pPr>
              <w:pStyle w:val="Prrafodelista"/>
              <w:numPr>
                <w:ilvl w:val="0"/>
                <w:numId w:val="40"/>
              </w:numPr>
              <w:ind w:left="462"/>
              <w:cnfStyle w:val="000000100000" w:firstRow="0" w:lastRow="0" w:firstColumn="0" w:lastColumn="0" w:oddVBand="0" w:evenVBand="0" w:oddHBand="1" w:evenHBand="0" w:firstRowFirstColumn="0" w:firstRowLastColumn="0" w:lastRowFirstColumn="0" w:lastRowLastColumn="0"/>
              <w:rPr>
                <w:ins w:id="721" w:author="Juddy Tatiana Vargas Santofimio" w:date="2026-09-01T15:35:00Z"/>
              </w:rPr>
              <w:pPrChange w:id="722" w:author="Juddy Tatiana Vargas Santofimio" w:date="2026-09-01T15:38:00Z">
                <w:pPr>
                  <w:pStyle w:val="Prrafodelista"/>
                  <w:numPr>
                    <w:numId w:val="29"/>
                  </w:numPr>
                  <w:ind w:left="321" w:hanging="360"/>
                  <w:cnfStyle w:val="000000100000" w:firstRow="0" w:lastRow="0" w:firstColumn="0" w:lastColumn="0" w:oddVBand="0" w:evenVBand="0" w:oddHBand="1" w:evenHBand="0" w:firstRowFirstColumn="0" w:firstRowLastColumn="0" w:lastRowFirstColumn="0" w:lastRowLastColumn="0"/>
                </w:pPr>
              </w:pPrChange>
            </w:pPr>
          </w:p>
        </w:tc>
        <w:tc>
          <w:tcPr>
            <w:tcW w:w="7258" w:type="dxa"/>
            <w:tcPrChange w:id="723" w:author="Juddy Tatiana Vargas Santofimio" w:date="2026-09-13T14:58:00Z">
              <w:tcPr>
                <w:tcW w:w="7258" w:type="dxa"/>
                <w:shd w:val="clear" w:color="auto" w:fill="auto"/>
                <w:tcMar>
                  <w:top w:w="80" w:type="dxa"/>
                  <w:left w:w="100" w:type="dxa"/>
                  <w:bottom w:w="80" w:type="dxa"/>
                  <w:right w:w="100" w:type="dxa"/>
                </w:tcMar>
              </w:tcPr>
            </w:tcPrChange>
          </w:tcPr>
          <w:p w:rsidR="006A0E4A" w:rsidRPr="006A0E4A" w:rsidRDefault="006A0E4A" w:rsidP="00E80A79">
            <w:pPr>
              <w:cnfStyle w:val="000000100000" w:firstRow="0" w:lastRow="0" w:firstColumn="0" w:lastColumn="0" w:oddVBand="0" w:evenVBand="0" w:oddHBand="1" w:evenHBand="0" w:firstRowFirstColumn="0" w:firstRowLastColumn="0" w:lastRowFirstColumn="0" w:lastRowLastColumn="0"/>
              <w:rPr>
                <w:ins w:id="724" w:author="Juddy Tatiana Vargas Santofimio" w:date="2026-09-01T15:35:00Z"/>
              </w:rPr>
            </w:pPr>
            <w:ins w:id="725" w:author="Juddy Tatiana Vargas Santofimio" w:date="2026-09-01T15:35:00Z">
              <w:r w:rsidRPr="006A0E4A">
                <w:t>Seguridad: el acceso debe estar autenticado y segmentado por rol; los datos de contacto de entrenadores y jugadores deben protegerse conforme a normativa de datos personales aplicable</w:t>
              </w:r>
            </w:ins>
          </w:p>
        </w:tc>
      </w:tr>
      <w:tr w:rsidR="006A0E4A" w:rsidRPr="00ED5525" w:rsidTr="00E53B5C">
        <w:trPr>
          <w:cnfStyle w:val="000000010000" w:firstRow="0" w:lastRow="0" w:firstColumn="0" w:lastColumn="0" w:oddVBand="0" w:evenVBand="0" w:oddHBand="0" w:evenHBand="1" w:firstRowFirstColumn="0" w:firstRowLastColumn="0" w:lastRowFirstColumn="0" w:lastRowLastColumn="0"/>
          <w:ins w:id="726" w:author="Juddy Tatiana Vargas Santofimio" w:date="2026-09-01T15:35:00Z"/>
        </w:trPr>
        <w:tc>
          <w:tcPr>
            <w:tcW w:w="1555" w:type="dxa"/>
            <w:tcPrChange w:id="727" w:author="Juddy Tatiana Vargas Santofimio" w:date="2026-09-13T14:58:00Z">
              <w:tcPr>
                <w:tcW w:w="1555" w:type="dxa"/>
                <w:shd w:val="clear" w:color="auto" w:fill="auto"/>
                <w:tcMar>
                  <w:top w:w="80" w:type="dxa"/>
                  <w:left w:w="100" w:type="dxa"/>
                  <w:bottom w:w="80" w:type="dxa"/>
                  <w:right w:w="100" w:type="dxa"/>
                </w:tcMar>
              </w:tcPr>
            </w:tcPrChange>
          </w:tcPr>
          <w:p w:rsidR="006A0E4A" w:rsidRPr="00ED5525" w:rsidRDefault="006A0E4A">
            <w:pPr>
              <w:pStyle w:val="Prrafodelista"/>
              <w:numPr>
                <w:ilvl w:val="0"/>
                <w:numId w:val="40"/>
              </w:numPr>
              <w:ind w:left="462"/>
              <w:cnfStyle w:val="000000010000" w:firstRow="0" w:lastRow="0" w:firstColumn="0" w:lastColumn="0" w:oddVBand="0" w:evenVBand="0" w:oddHBand="0" w:evenHBand="1" w:firstRowFirstColumn="0" w:firstRowLastColumn="0" w:lastRowFirstColumn="0" w:lastRowLastColumn="0"/>
              <w:rPr>
                <w:ins w:id="728" w:author="Juddy Tatiana Vargas Santofimio" w:date="2026-09-01T15:35:00Z"/>
              </w:rPr>
              <w:pPrChange w:id="729" w:author="Juddy Tatiana Vargas Santofimio" w:date="2026-09-01T15:38:00Z">
                <w:pPr>
                  <w:pStyle w:val="Prrafodelista"/>
                  <w:numPr>
                    <w:numId w:val="29"/>
                  </w:numPr>
                  <w:ind w:left="321" w:hanging="360"/>
                  <w:cnfStyle w:val="000000010000" w:firstRow="0" w:lastRow="0" w:firstColumn="0" w:lastColumn="0" w:oddVBand="0" w:evenVBand="0" w:oddHBand="0" w:evenHBand="1" w:firstRowFirstColumn="0" w:firstRowLastColumn="0" w:lastRowFirstColumn="0" w:lastRowLastColumn="0"/>
                </w:pPr>
              </w:pPrChange>
            </w:pPr>
          </w:p>
        </w:tc>
        <w:tc>
          <w:tcPr>
            <w:tcW w:w="7258" w:type="dxa"/>
            <w:tcPrChange w:id="730" w:author="Juddy Tatiana Vargas Santofimio" w:date="2026-09-13T14:58:00Z">
              <w:tcPr>
                <w:tcW w:w="7258" w:type="dxa"/>
                <w:shd w:val="clear" w:color="auto" w:fill="auto"/>
                <w:tcMar>
                  <w:top w:w="80" w:type="dxa"/>
                  <w:left w:w="100" w:type="dxa"/>
                  <w:bottom w:w="80" w:type="dxa"/>
                  <w:right w:w="100" w:type="dxa"/>
                </w:tcMar>
              </w:tcPr>
            </w:tcPrChange>
          </w:tcPr>
          <w:p w:rsidR="006A0E4A" w:rsidRPr="006A0E4A" w:rsidRDefault="006A0E4A" w:rsidP="00E80A79">
            <w:pPr>
              <w:cnfStyle w:val="000000010000" w:firstRow="0" w:lastRow="0" w:firstColumn="0" w:lastColumn="0" w:oddVBand="0" w:evenVBand="0" w:oddHBand="0" w:evenHBand="1" w:firstRowFirstColumn="0" w:firstRowLastColumn="0" w:lastRowFirstColumn="0" w:lastRowLastColumn="0"/>
              <w:rPr>
                <w:ins w:id="731" w:author="Juddy Tatiana Vargas Santofimio" w:date="2026-09-01T15:35:00Z"/>
              </w:rPr>
            </w:pPr>
            <w:ins w:id="732" w:author="Juddy Tatiana Vargas Santofimio" w:date="2026-09-01T15:35:00Z">
              <w:r w:rsidRPr="006A0E4A">
                <w:t>Usabilidad: la aplicación debe ser utilizable por personas con distintos niveles de familiaridad tecnológica (entrenadores, árbitros, administradores de liga), priorizando flujos simples en pantallas móviles.</w:t>
              </w:r>
            </w:ins>
          </w:p>
        </w:tc>
      </w:tr>
      <w:tr w:rsidR="006A0E4A" w:rsidRPr="00ED5525" w:rsidTr="00E53B5C">
        <w:trPr>
          <w:cnfStyle w:val="000000100000" w:firstRow="0" w:lastRow="0" w:firstColumn="0" w:lastColumn="0" w:oddVBand="0" w:evenVBand="0" w:oddHBand="1" w:evenHBand="0" w:firstRowFirstColumn="0" w:firstRowLastColumn="0" w:lastRowFirstColumn="0" w:lastRowLastColumn="0"/>
          <w:ins w:id="733" w:author="Juddy Tatiana Vargas Santofimio" w:date="2026-09-01T15:35:00Z"/>
        </w:trPr>
        <w:tc>
          <w:tcPr>
            <w:tcW w:w="1555" w:type="dxa"/>
            <w:tcPrChange w:id="734" w:author="Juddy Tatiana Vargas Santofimio" w:date="2026-09-13T14:58:00Z">
              <w:tcPr>
                <w:tcW w:w="1555" w:type="dxa"/>
                <w:shd w:val="clear" w:color="auto" w:fill="auto"/>
                <w:tcMar>
                  <w:top w:w="80" w:type="dxa"/>
                  <w:left w:w="100" w:type="dxa"/>
                  <w:bottom w:w="80" w:type="dxa"/>
                  <w:right w:w="100" w:type="dxa"/>
                </w:tcMar>
              </w:tcPr>
            </w:tcPrChange>
          </w:tcPr>
          <w:p w:rsidR="006A0E4A" w:rsidRPr="00ED5525" w:rsidRDefault="006A0E4A">
            <w:pPr>
              <w:pStyle w:val="Prrafodelista"/>
              <w:numPr>
                <w:ilvl w:val="0"/>
                <w:numId w:val="40"/>
              </w:numPr>
              <w:ind w:left="462"/>
              <w:cnfStyle w:val="000000100000" w:firstRow="0" w:lastRow="0" w:firstColumn="0" w:lastColumn="0" w:oddVBand="0" w:evenVBand="0" w:oddHBand="1" w:evenHBand="0" w:firstRowFirstColumn="0" w:firstRowLastColumn="0" w:lastRowFirstColumn="0" w:lastRowLastColumn="0"/>
              <w:rPr>
                <w:ins w:id="735" w:author="Juddy Tatiana Vargas Santofimio" w:date="2026-09-01T15:35:00Z"/>
              </w:rPr>
              <w:pPrChange w:id="736" w:author="Juddy Tatiana Vargas Santofimio" w:date="2026-09-01T15:38:00Z">
                <w:pPr>
                  <w:pStyle w:val="Prrafodelista"/>
                  <w:numPr>
                    <w:numId w:val="29"/>
                  </w:numPr>
                  <w:ind w:left="321" w:hanging="360"/>
                  <w:cnfStyle w:val="000000100000" w:firstRow="0" w:lastRow="0" w:firstColumn="0" w:lastColumn="0" w:oddVBand="0" w:evenVBand="0" w:oddHBand="1" w:evenHBand="0" w:firstRowFirstColumn="0" w:firstRowLastColumn="0" w:lastRowFirstColumn="0" w:lastRowLastColumn="0"/>
                </w:pPr>
              </w:pPrChange>
            </w:pPr>
          </w:p>
        </w:tc>
        <w:tc>
          <w:tcPr>
            <w:tcW w:w="7258" w:type="dxa"/>
            <w:tcPrChange w:id="737" w:author="Juddy Tatiana Vargas Santofimio" w:date="2026-09-13T14:58:00Z">
              <w:tcPr>
                <w:tcW w:w="7258" w:type="dxa"/>
                <w:shd w:val="clear" w:color="auto" w:fill="auto"/>
                <w:tcMar>
                  <w:top w:w="80" w:type="dxa"/>
                  <w:left w:w="100" w:type="dxa"/>
                  <w:bottom w:w="80" w:type="dxa"/>
                  <w:right w:w="100" w:type="dxa"/>
                </w:tcMar>
              </w:tcPr>
            </w:tcPrChange>
          </w:tcPr>
          <w:p w:rsidR="006A0E4A" w:rsidRPr="006A0E4A" w:rsidRDefault="006A0E4A" w:rsidP="00E80A79">
            <w:pPr>
              <w:cnfStyle w:val="000000100000" w:firstRow="0" w:lastRow="0" w:firstColumn="0" w:lastColumn="0" w:oddVBand="0" w:evenVBand="0" w:oddHBand="1" w:evenHBand="0" w:firstRowFirstColumn="0" w:firstRowLastColumn="0" w:lastRowFirstColumn="0" w:lastRowLastColumn="0"/>
              <w:rPr>
                <w:ins w:id="738" w:author="Juddy Tatiana Vargas Santofimio" w:date="2026-09-01T15:35:00Z"/>
              </w:rPr>
            </w:pPr>
            <w:ins w:id="739" w:author="Juddy Tatiana Vargas Santofimio" w:date="2026-09-01T15:35:00Z">
              <w:r w:rsidRPr="006A0E4A">
                <w:t>Compatibilidad: debe funcionar en dispositivos Android e iOS de gama media, dado el contexto regional.</w:t>
              </w:r>
            </w:ins>
          </w:p>
        </w:tc>
      </w:tr>
      <w:tr w:rsidR="006A0E4A" w:rsidRPr="00ED5525" w:rsidTr="00E53B5C">
        <w:trPr>
          <w:cnfStyle w:val="000000010000" w:firstRow="0" w:lastRow="0" w:firstColumn="0" w:lastColumn="0" w:oddVBand="0" w:evenVBand="0" w:oddHBand="0" w:evenHBand="1" w:firstRowFirstColumn="0" w:firstRowLastColumn="0" w:lastRowFirstColumn="0" w:lastRowLastColumn="0"/>
          <w:ins w:id="740" w:author="Juddy Tatiana Vargas Santofimio" w:date="2026-09-01T15:35:00Z"/>
        </w:trPr>
        <w:tc>
          <w:tcPr>
            <w:tcW w:w="1555" w:type="dxa"/>
            <w:tcPrChange w:id="741" w:author="Juddy Tatiana Vargas Santofimio" w:date="2026-09-13T14:58:00Z">
              <w:tcPr>
                <w:tcW w:w="1555" w:type="dxa"/>
                <w:shd w:val="clear" w:color="auto" w:fill="auto"/>
                <w:tcMar>
                  <w:top w:w="80" w:type="dxa"/>
                  <w:left w:w="100" w:type="dxa"/>
                  <w:bottom w:w="80" w:type="dxa"/>
                  <w:right w:w="100" w:type="dxa"/>
                </w:tcMar>
              </w:tcPr>
            </w:tcPrChange>
          </w:tcPr>
          <w:p w:rsidR="006A0E4A" w:rsidRPr="00ED5525" w:rsidRDefault="006A0E4A">
            <w:pPr>
              <w:pStyle w:val="Prrafodelista"/>
              <w:numPr>
                <w:ilvl w:val="0"/>
                <w:numId w:val="40"/>
              </w:numPr>
              <w:ind w:left="462"/>
              <w:cnfStyle w:val="000000010000" w:firstRow="0" w:lastRow="0" w:firstColumn="0" w:lastColumn="0" w:oddVBand="0" w:evenVBand="0" w:oddHBand="0" w:evenHBand="1" w:firstRowFirstColumn="0" w:firstRowLastColumn="0" w:lastRowFirstColumn="0" w:lastRowLastColumn="0"/>
              <w:rPr>
                <w:ins w:id="742" w:author="Juddy Tatiana Vargas Santofimio" w:date="2026-09-01T15:35:00Z"/>
              </w:rPr>
              <w:pPrChange w:id="743" w:author="Juddy Tatiana Vargas Santofimio" w:date="2026-09-01T15:38:00Z">
                <w:pPr>
                  <w:pStyle w:val="Prrafodelista"/>
                  <w:numPr>
                    <w:numId w:val="29"/>
                  </w:numPr>
                  <w:ind w:left="321" w:hanging="360"/>
                  <w:cnfStyle w:val="000000010000" w:firstRow="0" w:lastRow="0" w:firstColumn="0" w:lastColumn="0" w:oddVBand="0" w:evenVBand="0" w:oddHBand="0" w:evenHBand="1" w:firstRowFirstColumn="0" w:firstRowLastColumn="0" w:lastRowFirstColumn="0" w:lastRowLastColumn="0"/>
                </w:pPr>
              </w:pPrChange>
            </w:pPr>
          </w:p>
        </w:tc>
        <w:tc>
          <w:tcPr>
            <w:tcW w:w="7258" w:type="dxa"/>
            <w:tcPrChange w:id="744" w:author="Juddy Tatiana Vargas Santofimio" w:date="2026-09-13T14:58:00Z">
              <w:tcPr>
                <w:tcW w:w="7258" w:type="dxa"/>
                <w:shd w:val="clear" w:color="auto" w:fill="auto"/>
                <w:tcMar>
                  <w:top w:w="80" w:type="dxa"/>
                  <w:left w:w="100" w:type="dxa"/>
                  <w:bottom w:w="80" w:type="dxa"/>
                  <w:right w:w="100" w:type="dxa"/>
                </w:tcMar>
              </w:tcPr>
            </w:tcPrChange>
          </w:tcPr>
          <w:p w:rsidR="006A0E4A" w:rsidRPr="006A0E4A" w:rsidRDefault="006A0E4A" w:rsidP="00E80A79">
            <w:pPr>
              <w:cnfStyle w:val="000000010000" w:firstRow="0" w:lastRow="0" w:firstColumn="0" w:lastColumn="0" w:oddVBand="0" w:evenVBand="0" w:oddHBand="0" w:evenHBand="1" w:firstRowFirstColumn="0" w:firstRowLastColumn="0" w:lastRowFirstColumn="0" w:lastRowLastColumn="0"/>
              <w:rPr>
                <w:ins w:id="745" w:author="Juddy Tatiana Vargas Santofimio" w:date="2026-09-01T15:35:00Z"/>
              </w:rPr>
            </w:pPr>
            <w:ins w:id="746" w:author="Juddy Tatiana Vargas Santofimio" w:date="2026-09-01T15:35:00Z">
              <w:r>
                <w:t>Confiabilidad de datos: los resultados y eventos de un partido en vivo no deben perderse ni corromperse ante fallas de conectividad (por ejemplo, mediante guardado incremental o reintento automático).</w:t>
              </w:r>
            </w:ins>
          </w:p>
        </w:tc>
      </w:tr>
      <w:tr w:rsidR="006A0E4A" w:rsidRPr="00ED5525" w:rsidTr="00E53B5C">
        <w:trPr>
          <w:cnfStyle w:val="000000100000" w:firstRow="0" w:lastRow="0" w:firstColumn="0" w:lastColumn="0" w:oddVBand="0" w:evenVBand="0" w:oddHBand="1" w:evenHBand="0" w:firstRowFirstColumn="0" w:firstRowLastColumn="0" w:lastRowFirstColumn="0" w:lastRowLastColumn="0"/>
          <w:ins w:id="747" w:author="Juddy Tatiana Vargas Santofimio" w:date="2026-09-01T15:35:00Z"/>
        </w:trPr>
        <w:tc>
          <w:tcPr>
            <w:tcW w:w="1555" w:type="dxa"/>
            <w:tcPrChange w:id="748" w:author="Juddy Tatiana Vargas Santofimio" w:date="2026-09-13T14:58:00Z">
              <w:tcPr>
                <w:tcW w:w="1555" w:type="dxa"/>
                <w:shd w:val="clear" w:color="auto" w:fill="auto"/>
                <w:tcMar>
                  <w:top w:w="80" w:type="dxa"/>
                  <w:left w:w="100" w:type="dxa"/>
                  <w:bottom w:w="80" w:type="dxa"/>
                  <w:right w:w="100" w:type="dxa"/>
                </w:tcMar>
              </w:tcPr>
            </w:tcPrChange>
          </w:tcPr>
          <w:p w:rsidR="006A0E4A" w:rsidRPr="00ED5525" w:rsidRDefault="006A0E4A">
            <w:pPr>
              <w:pStyle w:val="Prrafodelista"/>
              <w:numPr>
                <w:ilvl w:val="0"/>
                <w:numId w:val="40"/>
              </w:numPr>
              <w:ind w:left="462"/>
              <w:cnfStyle w:val="000000100000" w:firstRow="0" w:lastRow="0" w:firstColumn="0" w:lastColumn="0" w:oddVBand="0" w:evenVBand="0" w:oddHBand="1" w:evenHBand="0" w:firstRowFirstColumn="0" w:firstRowLastColumn="0" w:lastRowFirstColumn="0" w:lastRowLastColumn="0"/>
              <w:rPr>
                <w:ins w:id="749" w:author="Juddy Tatiana Vargas Santofimio" w:date="2026-09-01T15:35:00Z"/>
              </w:rPr>
              <w:pPrChange w:id="750" w:author="Juddy Tatiana Vargas Santofimio" w:date="2026-09-01T15:38:00Z">
                <w:pPr>
                  <w:pStyle w:val="Prrafodelista"/>
                  <w:numPr>
                    <w:numId w:val="29"/>
                  </w:numPr>
                  <w:ind w:left="321" w:hanging="360"/>
                  <w:cnfStyle w:val="000000100000" w:firstRow="0" w:lastRow="0" w:firstColumn="0" w:lastColumn="0" w:oddVBand="0" w:evenVBand="0" w:oddHBand="1" w:evenHBand="0" w:firstRowFirstColumn="0" w:firstRowLastColumn="0" w:lastRowFirstColumn="0" w:lastRowLastColumn="0"/>
                </w:pPr>
              </w:pPrChange>
            </w:pPr>
          </w:p>
        </w:tc>
        <w:tc>
          <w:tcPr>
            <w:tcW w:w="7258" w:type="dxa"/>
            <w:tcPrChange w:id="751" w:author="Juddy Tatiana Vargas Santofimio" w:date="2026-09-13T14:58:00Z">
              <w:tcPr>
                <w:tcW w:w="7258" w:type="dxa"/>
                <w:shd w:val="clear" w:color="auto" w:fill="auto"/>
                <w:tcMar>
                  <w:top w:w="80" w:type="dxa"/>
                  <w:left w:w="100" w:type="dxa"/>
                  <w:bottom w:w="80" w:type="dxa"/>
                  <w:right w:w="100" w:type="dxa"/>
                </w:tcMar>
              </w:tcPr>
            </w:tcPrChange>
          </w:tcPr>
          <w:p w:rsidR="006A0E4A" w:rsidRDefault="006A0E4A">
            <w:pPr>
              <w:tabs>
                <w:tab w:val="left" w:pos="2685"/>
              </w:tabs>
              <w:cnfStyle w:val="000000100000" w:firstRow="0" w:lastRow="0" w:firstColumn="0" w:lastColumn="0" w:oddVBand="0" w:evenVBand="0" w:oddHBand="1" w:evenHBand="0" w:firstRowFirstColumn="0" w:firstRowLastColumn="0" w:lastRowFirstColumn="0" w:lastRowLastColumn="0"/>
              <w:rPr>
                <w:ins w:id="752" w:author="Juddy Tatiana Vargas Santofimio" w:date="2026-09-01T15:35:00Z"/>
              </w:rPr>
              <w:pPrChange w:id="753" w:author="Juddy Tatiana Vargas Santofimio" w:date="2026-09-01T15:35:00Z">
                <w:pPr>
                  <w:cnfStyle w:val="000000100000" w:firstRow="0" w:lastRow="0" w:firstColumn="0" w:lastColumn="0" w:oddVBand="0" w:evenVBand="0" w:oddHBand="1" w:evenHBand="0" w:firstRowFirstColumn="0" w:firstRowLastColumn="0" w:lastRowFirstColumn="0" w:lastRowLastColumn="0"/>
                </w:pPr>
              </w:pPrChange>
            </w:pPr>
            <w:ins w:id="754" w:author="Juddy Tatiana Vargas Santofimio" w:date="2026-09-01T15:36:00Z">
              <w:r>
                <w:t>Escalabilidad: el sistema debe soportar el crecimiento a más torneos y categorías simultáneas sin degradar el desempeño</w:t>
              </w:r>
            </w:ins>
          </w:p>
        </w:tc>
      </w:tr>
    </w:tbl>
    <w:p w:rsidR="006A0E4A" w:rsidRPr="006A0E4A" w:rsidDel="0016594A" w:rsidRDefault="006A0E4A">
      <w:pPr>
        <w:rPr>
          <w:del w:id="755" w:author="Juddy Tatiana Vargas Santofimio" w:date="2026-09-13T14:40:00Z"/>
        </w:rPr>
        <w:pPrChange w:id="756" w:author="Juddy Tatiana Vargas Santofimio" w:date="2026-09-01T15:34:00Z">
          <w:pPr>
            <w:spacing w:after="0" w:line="240" w:lineRule="auto"/>
          </w:pPr>
        </w:pPrChange>
      </w:pPr>
      <w:bookmarkStart w:id="757" w:name="_Toc240204885"/>
      <w:bookmarkEnd w:id="757"/>
    </w:p>
    <w:p w:rsidR="007D7360" w:rsidRPr="00113D74" w:rsidRDefault="007D7360">
      <w:pPr>
        <w:pStyle w:val="Ttulo1"/>
      </w:pPr>
      <w:bookmarkStart w:id="758" w:name="_Toc239009071"/>
      <w:bookmarkStart w:id="759" w:name="_Toc239011100"/>
      <w:bookmarkStart w:id="760" w:name="_Toc240204886"/>
      <w:r w:rsidRPr="00113D74">
        <w:t>Reglas de negocio y control de acceso</w:t>
      </w:r>
      <w:bookmarkEnd w:id="758"/>
      <w:bookmarkEnd w:id="759"/>
      <w:bookmarkEnd w:id="760"/>
    </w:p>
    <w:p w:rsidR="007D7360" w:rsidRPr="00113D74" w:rsidRDefault="007D7360">
      <w:pPr>
        <w:pPrChange w:id="761" w:author="Juddy Tatiana Vargas Santofimio" w:date="2026-09-01T15:19:00Z">
          <w:pPr>
            <w:spacing w:after="0" w:line="240" w:lineRule="auto"/>
          </w:pPr>
        </w:pPrChange>
      </w:pPr>
      <w:r w:rsidRPr="00113D74">
        <w:t>Estas reglas gobiernan quién puede modificar qué dentro de un partido, y son la parte más sensible del dominio porque involucran conflicto de intereses (una persona con doble rol) y control de edición en tiempo real</w:t>
      </w:r>
    </w:p>
    <w:p w:rsidR="007D7360" w:rsidRPr="00113D74" w:rsidRDefault="007D7360">
      <w:pPr>
        <w:pStyle w:val="Ttulo2"/>
      </w:pPr>
      <w:bookmarkStart w:id="762" w:name="_Toc239011101"/>
      <w:r w:rsidRPr="00113D74">
        <w:t>Edición de un partido</w:t>
      </w:r>
      <w:bookmarkEnd w:id="762"/>
    </w:p>
    <w:p w:rsidR="007D7360" w:rsidRPr="00113D74" w:rsidRDefault="007D7360">
      <w:pPr>
        <w:rPr>
          <w:rPrChange w:id="763" w:author="Juddy Tatiana Vargas Santofimio" w:date="2026-09-01T15:16:00Z">
            <w:rPr>
              <w:i/>
              <w:iCs/>
            </w:rPr>
          </w:rPrChange>
        </w:rPr>
        <w:pPrChange w:id="764" w:author="Juddy Tatiana Vargas Santofimio" w:date="2026-09-01T15:19:00Z">
          <w:pPr>
            <w:spacing w:after="0" w:line="240" w:lineRule="auto"/>
          </w:pPr>
        </w:pPrChange>
      </w:pPr>
      <w:r w:rsidRPr="00113D74">
        <w:rPr>
          <w:rPrChange w:id="765" w:author="Juddy Tatiana Vargas Santofimio" w:date="2026-09-01T15:16:00Z">
            <w:rPr>
              <w:i/>
              <w:iCs/>
            </w:rPr>
          </w:rPrChange>
        </w:rPr>
        <w:t>Regla clave: solo el árbitro de mesa (cronometrista o anotador) asignado a ese partido en particular puede modificarlo. Los árbitros de campo tienen acceso de solo consulta</w:t>
      </w:r>
    </w:p>
    <w:tbl>
      <w:tblPr>
        <w:tblStyle w:val="Estilo1"/>
        <w:tblW w:w="8818" w:type="dxa"/>
        <w:tblLook w:val="0020" w:firstRow="1" w:lastRow="0" w:firstColumn="0" w:lastColumn="0" w:noHBand="0" w:noVBand="0"/>
        <w:tblPrChange w:id="766" w:author="Juddy Tatiana Vargas Santofimio" w:date="2026-09-13T14:58:00Z">
          <w:tblPr>
            <w:tblW w:w="8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3400"/>
        <w:gridCol w:w="907"/>
        <w:gridCol w:w="1191"/>
        <w:gridCol w:w="1900"/>
        <w:gridCol w:w="1420"/>
        <w:tblGridChange w:id="767">
          <w:tblGrid>
            <w:gridCol w:w="3400"/>
            <w:gridCol w:w="907"/>
            <w:gridCol w:w="1191"/>
            <w:gridCol w:w="1900"/>
            <w:gridCol w:w="1420"/>
          </w:tblGrid>
        </w:tblGridChange>
      </w:tblGrid>
      <w:tr w:rsidR="007D7360" w:rsidRPr="00113D74" w:rsidTr="00E53B5C">
        <w:trPr>
          <w:cnfStyle w:val="100000000000" w:firstRow="1" w:lastRow="0" w:firstColumn="0" w:lastColumn="0" w:oddVBand="0" w:evenVBand="0" w:oddHBand="0" w:evenHBand="0" w:firstRowFirstColumn="0" w:firstRowLastColumn="0" w:lastRowFirstColumn="0" w:lastRowLastColumn="0"/>
          <w:trPrChange w:id="768" w:author="Juddy Tatiana Vargas Santofimio" w:date="2026-09-13T14:58:00Z">
            <w:trPr>
              <w:tblHeader/>
            </w:trPr>
          </w:trPrChange>
        </w:trPr>
        <w:tc>
          <w:tcPr>
            <w:tcW w:w="3400" w:type="dxa"/>
            <w:tcPrChange w:id="769" w:author="Juddy Tatiana Vargas Santofimio" w:date="2026-09-13T14:58:00Z">
              <w:tcPr>
                <w:tcW w:w="3400" w:type="dxa"/>
                <w:shd w:val="clear" w:color="auto" w:fill="0D8932"/>
                <w:tcMar>
                  <w:top w:w="80" w:type="dxa"/>
                  <w:left w:w="100" w:type="dxa"/>
                  <w:bottom w:w="80" w:type="dxa"/>
                  <w:right w:w="100" w:type="dxa"/>
                </w:tcMar>
                <w:vAlign w:val="center"/>
              </w:tcPr>
            </w:tcPrChange>
          </w:tcPr>
          <w:p w:rsidR="007D7360" w:rsidRPr="006A0E4A" w:rsidRDefault="007D7360" w:rsidP="004D5D4C">
            <w:pPr>
              <w:cnfStyle w:val="100000000000" w:firstRow="1" w:lastRow="0" w:firstColumn="0" w:lastColumn="0" w:oddVBand="0" w:evenVBand="0" w:oddHBand="0" w:evenHBand="0" w:firstRowFirstColumn="0" w:firstRowLastColumn="0" w:lastRowFirstColumn="0" w:lastRowLastColumn="0"/>
              <w:rPr>
                <w:rPrChange w:id="770" w:author="Juddy Tatiana Vargas Santofimio" w:date="2026-09-01T15:36:00Z">
                  <w:rPr/>
                </w:rPrChange>
              </w:rPr>
              <w:pPrChange w:id="771" w:author="Juddy Tatiana Vargas Santofimio" w:date="2026-09-13T15:17:00Z">
                <w:pPr>
                  <w:cnfStyle w:val="100000000000" w:firstRow="1" w:lastRow="0" w:firstColumn="0" w:lastColumn="0" w:oddVBand="0" w:evenVBand="0" w:oddHBand="0" w:evenHBand="0" w:firstRowFirstColumn="0" w:firstRowLastColumn="0" w:lastRowFirstColumn="0" w:lastRowLastColumn="0"/>
                </w:pPr>
              </w:pPrChange>
            </w:pPr>
            <w:r w:rsidRPr="006A0E4A">
              <w:rPr>
                <w:rPrChange w:id="772" w:author="Juddy Tatiana Vargas Santofimio" w:date="2026-09-01T15:36:00Z">
                  <w:rPr>
                    <w:bCs/>
                    <w:color w:val="FFFFFF"/>
                  </w:rPr>
                </w:rPrChange>
              </w:rPr>
              <w:t>Rol</w:t>
            </w:r>
          </w:p>
        </w:tc>
        <w:tc>
          <w:tcPr>
            <w:tcW w:w="907" w:type="dxa"/>
            <w:tcPrChange w:id="773" w:author="Juddy Tatiana Vargas Santofimio" w:date="2026-09-13T14:58:00Z">
              <w:tcPr>
                <w:tcW w:w="907" w:type="dxa"/>
                <w:shd w:val="clear" w:color="auto" w:fill="0D8932"/>
                <w:tcMar>
                  <w:top w:w="80" w:type="dxa"/>
                  <w:left w:w="100" w:type="dxa"/>
                  <w:bottom w:w="80" w:type="dxa"/>
                  <w:right w:w="100" w:type="dxa"/>
                </w:tcMar>
                <w:vAlign w:val="center"/>
              </w:tcPr>
            </w:tcPrChange>
          </w:tcPr>
          <w:p w:rsidR="007D7360" w:rsidRPr="006A0E4A" w:rsidRDefault="007D7360" w:rsidP="004D5D4C">
            <w:pPr>
              <w:cnfStyle w:val="100000000000" w:firstRow="1" w:lastRow="0" w:firstColumn="0" w:lastColumn="0" w:oddVBand="0" w:evenVBand="0" w:oddHBand="0" w:evenHBand="0" w:firstRowFirstColumn="0" w:firstRowLastColumn="0" w:lastRowFirstColumn="0" w:lastRowLastColumn="0"/>
              <w:rPr>
                <w:rPrChange w:id="774" w:author="Juddy Tatiana Vargas Santofimio" w:date="2026-09-01T15:36:00Z">
                  <w:rPr/>
                </w:rPrChange>
              </w:rPr>
              <w:pPrChange w:id="775" w:author="Juddy Tatiana Vargas Santofimio" w:date="2026-09-13T15:17:00Z">
                <w:pPr>
                  <w:cnfStyle w:val="100000000000" w:firstRow="1" w:lastRow="0" w:firstColumn="0" w:lastColumn="0" w:oddVBand="0" w:evenVBand="0" w:oddHBand="0" w:evenHBand="0" w:firstRowFirstColumn="0" w:firstRowLastColumn="0" w:lastRowFirstColumn="0" w:lastRowLastColumn="0"/>
                </w:pPr>
              </w:pPrChange>
            </w:pPr>
            <w:r w:rsidRPr="006A0E4A">
              <w:rPr>
                <w:rPrChange w:id="776" w:author="Juddy Tatiana Vargas Santofimio" w:date="2026-09-01T15:36:00Z">
                  <w:rPr>
                    <w:bCs/>
                    <w:color w:val="FFFFFF"/>
                  </w:rPr>
                </w:rPrChange>
              </w:rPr>
              <w:t>Ver partido</w:t>
            </w:r>
          </w:p>
        </w:tc>
        <w:tc>
          <w:tcPr>
            <w:tcW w:w="1191" w:type="dxa"/>
            <w:tcPrChange w:id="777" w:author="Juddy Tatiana Vargas Santofimio" w:date="2026-09-13T14:58:00Z">
              <w:tcPr>
                <w:tcW w:w="1191" w:type="dxa"/>
                <w:shd w:val="clear" w:color="auto" w:fill="0D8932"/>
                <w:tcMar>
                  <w:top w:w="80" w:type="dxa"/>
                  <w:left w:w="100" w:type="dxa"/>
                  <w:bottom w:w="80" w:type="dxa"/>
                  <w:right w:w="100" w:type="dxa"/>
                </w:tcMar>
                <w:vAlign w:val="center"/>
              </w:tcPr>
            </w:tcPrChange>
          </w:tcPr>
          <w:p w:rsidR="007D7360" w:rsidRPr="006A0E4A" w:rsidRDefault="007D7360" w:rsidP="004D5D4C">
            <w:pPr>
              <w:cnfStyle w:val="100000000000" w:firstRow="1" w:lastRow="0" w:firstColumn="0" w:lastColumn="0" w:oddVBand="0" w:evenVBand="0" w:oddHBand="0" w:evenHBand="0" w:firstRowFirstColumn="0" w:firstRowLastColumn="0" w:lastRowFirstColumn="0" w:lastRowLastColumn="0"/>
              <w:rPr>
                <w:rPrChange w:id="778" w:author="Juddy Tatiana Vargas Santofimio" w:date="2026-09-01T15:36:00Z">
                  <w:rPr/>
                </w:rPrChange>
              </w:rPr>
              <w:pPrChange w:id="779" w:author="Juddy Tatiana Vargas Santofimio" w:date="2026-09-13T15:17:00Z">
                <w:pPr>
                  <w:cnfStyle w:val="100000000000" w:firstRow="1" w:lastRow="0" w:firstColumn="0" w:lastColumn="0" w:oddVBand="0" w:evenVBand="0" w:oddHBand="0" w:evenHBand="0" w:firstRowFirstColumn="0" w:firstRowLastColumn="0" w:lastRowFirstColumn="0" w:lastRowLastColumn="0"/>
                </w:pPr>
              </w:pPrChange>
            </w:pPr>
            <w:r w:rsidRPr="006A0E4A">
              <w:rPr>
                <w:rPrChange w:id="780" w:author="Juddy Tatiana Vargas Santofimio" w:date="2026-09-01T15:36:00Z">
                  <w:rPr>
                    <w:bCs/>
                    <w:color w:val="FFFFFF"/>
                  </w:rPr>
                </w:rPrChange>
              </w:rPr>
              <w:t>Cargar resultado</w:t>
            </w:r>
          </w:p>
        </w:tc>
        <w:tc>
          <w:tcPr>
            <w:tcW w:w="1900" w:type="dxa"/>
            <w:tcPrChange w:id="781" w:author="Juddy Tatiana Vargas Santofimio" w:date="2026-09-13T14:58:00Z">
              <w:tcPr>
                <w:tcW w:w="1900" w:type="dxa"/>
                <w:shd w:val="clear" w:color="auto" w:fill="0D8932"/>
                <w:tcMar>
                  <w:top w:w="80" w:type="dxa"/>
                  <w:left w:w="100" w:type="dxa"/>
                  <w:bottom w:w="80" w:type="dxa"/>
                  <w:right w:w="100" w:type="dxa"/>
                </w:tcMar>
                <w:vAlign w:val="center"/>
              </w:tcPr>
            </w:tcPrChange>
          </w:tcPr>
          <w:p w:rsidR="007D7360" w:rsidRPr="006A0E4A" w:rsidRDefault="007D7360" w:rsidP="004D5D4C">
            <w:pPr>
              <w:cnfStyle w:val="100000000000" w:firstRow="1" w:lastRow="0" w:firstColumn="0" w:lastColumn="0" w:oddVBand="0" w:evenVBand="0" w:oddHBand="0" w:evenHBand="0" w:firstRowFirstColumn="0" w:firstRowLastColumn="0" w:lastRowFirstColumn="0" w:lastRowLastColumn="0"/>
              <w:rPr>
                <w:rPrChange w:id="782" w:author="Juddy Tatiana Vargas Santofimio" w:date="2026-09-01T15:36:00Z">
                  <w:rPr/>
                </w:rPrChange>
              </w:rPr>
              <w:pPrChange w:id="783" w:author="Juddy Tatiana Vargas Santofimio" w:date="2026-09-13T15:17:00Z">
                <w:pPr>
                  <w:cnfStyle w:val="100000000000" w:firstRow="1" w:lastRow="0" w:firstColumn="0" w:lastColumn="0" w:oddVBand="0" w:evenVBand="0" w:oddHBand="0" w:evenHBand="0" w:firstRowFirstColumn="0" w:firstRowLastColumn="0" w:lastRowFirstColumn="0" w:lastRowLastColumn="0"/>
                </w:pPr>
              </w:pPrChange>
            </w:pPr>
            <w:r w:rsidRPr="006A0E4A">
              <w:rPr>
                <w:rPrChange w:id="784" w:author="Juddy Tatiana Vargas Santofimio" w:date="2026-09-01T15:36:00Z">
                  <w:rPr>
                    <w:bCs/>
                    <w:color w:val="FFFFFF"/>
                  </w:rPr>
                </w:rPrChange>
              </w:rPr>
              <w:t>Registrar eventos en vivo</w:t>
            </w:r>
          </w:p>
        </w:tc>
        <w:tc>
          <w:tcPr>
            <w:tcW w:w="1420" w:type="dxa"/>
            <w:tcPrChange w:id="785" w:author="Juddy Tatiana Vargas Santofimio" w:date="2026-09-13T14:58:00Z">
              <w:tcPr>
                <w:tcW w:w="1420" w:type="dxa"/>
                <w:shd w:val="clear" w:color="auto" w:fill="0D8932"/>
                <w:tcMar>
                  <w:top w:w="80" w:type="dxa"/>
                  <w:left w:w="100" w:type="dxa"/>
                  <w:bottom w:w="80" w:type="dxa"/>
                  <w:right w:w="100" w:type="dxa"/>
                </w:tcMar>
                <w:vAlign w:val="center"/>
              </w:tcPr>
            </w:tcPrChange>
          </w:tcPr>
          <w:p w:rsidR="007D7360" w:rsidRPr="006A0E4A" w:rsidRDefault="007D7360" w:rsidP="004D5D4C">
            <w:pPr>
              <w:cnfStyle w:val="100000000000" w:firstRow="1" w:lastRow="0" w:firstColumn="0" w:lastColumn="0" w:oddVBand="0" w:evenVBand="0" w:oddHBand="0" w:evenHBand="0" w:firstRowFirstColumn="0" w:firstRowLastColumn="0" w:lastRowFirstColumn="0" w:lastRowLastColumn="0"/>
              <w:rPr>
                <w:rPrChange w:id="786" w:author="Juddy Tatiana Vargas Santofimio" w:date="2026-09-01T15:36:00Z">
                  <w:rPr/>
                </w:rPrChange>
              </w:rPr>
              <w:pPrChange w:id="787" w:author="Juddy Tatiana Vargas Santofimio" w:date="2026-09-13T15:17:00Z">
                <w:pPr>
                  <w:cnfStyle w:val="100000000000" w:firstRow="1" w:lastRow="0" w:firstColumn="0" w:lastColumn="0" w:oddVBand="0" w:evenVBand="0" w:oddHBand="0" w:evenHBand="0" w:firstRowFirstColumn="0" w:firstRowLastColumn="0" w:lastRowFirstColumn="0" w:lastRowLastColumn="0"/>
                </w:pPr>
              </w:pPrChange>
            </w:pPr>
            <w:r w:rsidRPr="006A0E4A">
              <w:rPr>
                <w:rPrChange w:id="788" w:author="Juddy Tatiana Vargas Santofimio" w:date="2026-09-01T15:36:00Z">
                  <w:rPr>
                    <w:bCs/>
                    <w:color w:val="FFFFFF"/>
                  </w:rPr>
                </w:rPrChange>
              </w:rPr>
              <w:t>Editar cronología</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tcW w:w="3400" w:type="dxa"/>
            <w:tcPrChange w:id="789" w:author="Juddy Tatiana Vargas Santofimio" w:date="2026-09-13T14:58:00Z">
              <w:tcPr>
                <w:tcW w:w="34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790"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r w:rsidRPr="00113D74">
              <w:t>Árbitro de campo 1 / 2 (asignado)</w:t>
            </w:r>
          </w:p>
        </w:tc>
        <w:tc>
          <w:tcPr>
            <w:tcW w:w="907" w:type="dxa"/>
            <w:tcPrChange w:id="791" w:author="Juddy Tatiana Vargas Santofimio" w:date="2026-09-13T14:58:00Z">
              <w:tcPr>
                <w:tcW w:w="907"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792"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1191" w:type="dxa"/>
            <w:tcPrChange w:id="793" w:author="Juddy Tatiana Vargas Santofimio" w:date="2026-09-13T14:58:00Z">
              <w:tcPr>
                <w:tcW w:w="1191"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794"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c>
          <w:tcPr>
            <w:tcW w:w="1900" w:type="dxa"/>
            <w:tcPrChange w:id="795" w:author="Juddy Tatiana Vargas Santofimio" w:date="2026-09-13T14:58:00Z">
              <w:tcPr>
                <w:tcW w:w="19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796"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c>
          <w:tcPr>
            <w:tcW w:w="1420" w:type="dxa"/>
            <w:tcPrChange w:id="797" w:author="Juddy Tatiana Vargas Santofimio" w:date="2026-09-13T14:58:00Z">
              <w:tcPr>
                <w:tcW w:w="142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798"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r>
      <w:tr w:rsidR="00AB5F46" w:rsidRPr="00113D74" w:rsidTr="00E53B5C">
        <w:trPr>
          <w:cnfStyle w:val="000000010000" w:firstRow="0" w:lastRow="0" w:firstColumn="0" w:lastColumn="0" w:oddVBand="0" w:evenVBand="0" w:oddHBand="0" w:evenHBand="1" w:firstRowFirstColumn="0" w:firstRowLastColumn="0" w:lastRowFirstColumn="0" w:lastRowLastColumn="0"/>
        </w:trPr>
        <w:tc>
          <w:tcPr>
            <w:tcW w:w="3400" w:type="dxa"/>
            <w:tcPrChange w:id="799" w:author="Juddy Tatiana Vargas Santofimio" w:date="2026-09-13T14:58:00Z">
              <w:tcPr>
                <w:tcW w:w="34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00"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Árbitro de mesa asignado a ESTE partido (cronometrista o anotador)</w:t>
            </w:r>
          </w:p>
        </w:tc>
        <w:tc>
          <w:tcPr>
            <w:tcW w:w="907" w:type="dxa"/>
            <w:tcPrChange w:id="801" w:author="Juddy Tatiana Vargas Santofimio" w:date="2026-09-13T14:58:00Z">
              <w:tcPr>
                <w:tcW w:w="907"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02"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1191" w:type="dxa"/>
            <w:tcPrChange w:id="803" w:author="Juddy Tatiana Vargas Santofimio" w:date="2026-09-13T14:58:00Z">
              <w:tcPr>
                <w:tcW w:w="1191"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04"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1900" w:type="dxa"/>
            <w:tcPrChange w:id="805" w:author="Juddy Tatiana Vargas Santofimio" w:date="2026-09-13T14:58:00Z">
              <w:tcPr>
                <w:tcW w:w="19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06"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1420" w:type="dxa"/>
            <w:tcPrChange w:id="807" w:author="Juddy Tatiana Vargas Santofimio" w:date="2026-09-13T14:58:00Z">
              <w:tcPr>
                <w:tcW w:w="142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08"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X</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tcW w:w="3400" w:type="dxa"/>
            <w:tcPrChange w:id="809" w:author="Juddy Tatiana Vargas Santofimio" w:date="2026-09-13T14:58:00Z">
              <w:tcPr>
                <w:tcW w:w="34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10"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r w:rsidRPr="00113D74">
              <w:t>Árbitro de mesa asignado a OTRO partido</w:t>
            </w:r>
          </w:p>
        </w:tc>
        <w:tc>
          <w:tcPr>
            <w:tcW w:w="907" w:type="dxa"/>
            <w:tcPrChange w:id="811" w:author="Juddy Tatiana Vargas Santofimio" w:date="2026-09-13T14:58:00Z">
              <w:tcPr>
                <w:tcW w:w="907"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12"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1191" w:type="dxa"/>
            <w:tcPrChange w:id="813" w:author="Juddy Tatiana Vargas Santofimio" w:date="2026-09-13T14:58:00Z">
              <w:tcPr>
                <w:tcW w:w="1191"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14"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c>
          <w:tcPr>
            <w:tcW w:w="1900" w:type="dxa"/>
            <w:tcPrChange w:id="815" w:author="Juddy Tatiana Vargas Santofimio" w:date="2026-09-13T14:58:00Z">
              <w:tcPr>
                <w:tcW w:w="19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16"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c>
          <w:tcPr>
            <w:tcW w:w="1420" w:type="dxa"/>
            <w:tcPrChange w:id="817" w:author="Juddy Tatiana Vargas Santofimio" w:date="2026-09-13T14:58:00Z">
              <w:tcPr>
                <w:tcW w:w="142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18"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r>
      <w:tr w:rsidR="00AB5F46" w:rsidRPr="00113D74" w:rsidTr="00E53B5C">
        <w:trPr>
          <w:cnfStyle w:val="000000010000" w:firstRow="0" w:lastRow="0" w:firstColumn="0" w:lastColumn="0" w:oddVBand="0" w:evenVBand="0" w:oddHBand="0" w:evenHBand="1" w:firstRowFirstColumn="0" w:firstRowLastColumn="0" w:lastRowFirstColumn="0" w:lastRowLastColumn="0"/>
        </w:trPr>
        <w:tc>
          <w:tcPr>
            <w:tcW w:w="3400" w:type="dxa"/>
            <w:tcPrChange w:id="819" w:author="Juddy Tatiana Vargas Santofimio" w:date="2026-09-13T14:58:00Z">
              <w:tcPr>
                <w:tcW w:w="34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20"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Administrador de liga</w:t>
            </w:r>
          </w:p>
        </w:tc>
        <w:tc>
          <w:tcPr>
            <w:tcW w:w="907" w:type="dxa"/>
            <w:tcPrChange w:id="821" w:author="Juddy Tatiana Vargas Santofimio" w:date="2026-09-13T14:58:00Z">
              <w:tcPr>
                <w:tcW w:w="907"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22"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1191" w:type="dxa"/>
            <w:tcPrChange w:id="823" w:author="Juddy Tatiana Vargas Santofimio" w:date="2026-09-13T14:58:00Z">
              <w:tcPr>
                <w:tcW w:w="1191"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24"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1900" w:type="dxa"/>
            <w:tcPrChange w:id="825" w:author="Juddy Tatiana Vargas Santofimio" w:date="2026-09-13T14:58:00Z">
              <w:tcPr>
                <w:tcW w:w="19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26"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1420" w:type="dxa"/>
            <w:tcPrChange w:id="827" w:author="Juddy Tatiana Vargas Santofimio" w:date="2026-09-13T14:58:00Z">
              <w:tcPr>
                <w:tcW w:w="142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28"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X</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tcW w:w="3400" w:type="dxa"/>
            <w:tcPrChange w:id="829" w:author="Juddy Tatiana Vargas Santofimio" w:date="2026-09-13T14:58:00Z">
              <w:tcPr>
                <w:tcW w:w="34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30"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r w:rsidRPr="00113D74">
              <w:t>Espectador / entrenador</w:t>
            </w:r>
          </w:p>
        </w:tc>
        <w:tc>
          <w:tcPr>
            <w:tcW w:w="907" w:type="dxa"/>
            <w:tcPrChange w:id="831" w:author="Juddy Tatiana Vargas Santofimio" w:date="2026-09-13T14:58:00Z">
              <w:tcPr>
                <w:tcW w:w="907"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32"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1191" w:type="dxa"/>
            <w:tcPrChange w:id="833" w:author="Juddy Tatiana Vargas Santofimio" w:date="2026-09-13T14:58:00Z">
              <w:tcPr>
                <w:tcW w:w="1191"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34"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c>
          <w:tcPr>
            <w:tcW w:w="1900" w:type="dxa"/>
            <w:tcPrChange w:id="835" w:author="Juddy Tatiana Vargas Santofimio" w:date="2026-09-13T14:58:00Z">
              <w:tcPr>
                <w:tcW w:w="19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36"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c>
          <w:tcPr>
            <w:tcW w:w="1420" w:type="dxa"/>
            <w:tcPrChange w:id="837" w:author="Juddy Tatiana Vargas Santofimio" w:date="2026-09-13T14:58:00Z">
              <w:tcPr>
                <w:tcW w:w="142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38"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r>
    </w:tbl>
    <w:p w:rsidR="007D7360" w:rsidRPr="00113D74" w:rsidRDefault="007D7360">
      <w:pPr>
        <w:pPrChange w:id="839" w:author="Juddy Tatiana Vargas Santofimio" w:date="2026-09-01T15:19:00Z">
          <w:pPr>
            <w:spacing w:after="0" w:line="240" w:lineRule="auto"/>
          </w:pPr>
        </w:pPrChange>
      </w:pPr>
      <w:r w:rsidRPr="00113D74">
        <w:t xml:space="preserve">Implicación de interfaz: en la vista "Partido en vivo", los controles de registro de eventos (gol, exclusión, tarjeta amarilla, tarjeta roja) y el botón "Cargar resultado" en el calendario solo deben </w:t>
      </w:r>
      <w:proofErr w:type="spellStart"/>
      <w:r w:rsidRPr="00113D74">
        <w:t>renderizarse</w:t>
      </w:r>
      <w:proofErr w:type="spellEnd"/>
      <w:r w:rsidRPr="00113D74">
        <w:t xml:space="preserve"> en modo editable cuando el usuario autenticado es el cronometrista o el anotador asignado a ese partido específico. Para cualquier otro usuario, la vista se muestra en modo solo lectura</w:t>
      </w:r>
    </w:p>
    <w:p w:rsidR="007D7360" w:rsidRPr="00113D74" w:rsidRDefault="007D7360">
      <w:pPr>
        <w:pStyle w:val="Ttulo2"/>
      </w:pPr>
      <w:bookmarkStart w:id="840" w:name="_Toc239011102"/>
      <w:r w:rsidRPr="00113D74">
        <w:t>Doble rol jugador / árbitro</w:t>
      </w:r>
      <w:bookmarkEnd w:id="840"/>
    </w:p>
    <w:p w:rsidR="007D7360" w:rsidRPr="00113D74" w:rsidRDefault="007D7360">
      <w:pPr>
        <w:pPrChange w:id="841" w:author="Juddy Tatiana Vargas Santofimio" w:date="2026-09-01T15:19:00Z">
          <w:pPr>
            <w:spacing w:after="0" w:line="240" w:lineRule="auto"/>
          </w:pPr>
        </w:pPrChange>
      </w:pPr>
      <w:r w:rsidRPr="00113D74">
        <w:rPr>
          <w:rPrChange w:id="842" w:author="Juddy Tatiana Vargas Santofimio" w:date="2026-09-01T15:16:00Z">
            <w:rPr>
              <w:i/>
              <w:iCs/>
            </w:rPr>
          </w:rPrChange>
        </w:rPr>
        <w:t>Regla clave: ningún oficial asignado a un partido —de campo o de mesa— puede ser jugador de alguno de los dos equipos que se enfrentan en ese partido. Es una prohibición absoluta, no una advertencia confirmable</w:t>
      </w:r>
    </w:p>
    <w:tbl>
      <w:tblPr>
        <w:tblStyle w:val="Estilo1"/>
        <w:tblW w:w="8842" w:type="dxa"/>
        <w:tblLook w:val="0020" w:firstRow="1" w:lastRow="0" w:firstColumn="0" w:lastColumn="0" w:noHBand="0" w:noVBand="0"/>
        <w:tblPrChange w:id="843" w:author="Juddy Tatiana Vargas Santofimio" w:date="2026-09-13T14:59:00Z">
          <w:tblPr>
            <w:tblW w:w="8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2112"/>
        <w:gridCol w:w="6730"/>
        <w:tblGridChange w:id="844">
          <w:tblGrid>
            <w:gridCol w:w="2096"/>
            <w:gridCol w:w="6442"/>
            <w:gridCol w:w="304"/>
          </w:tblGrid>
        </w:tblGridChange>
      </w:tblGrid>
      <w:tr w:rsidR="0016594A" w:rsidRPr="00113D74" w:rsidTr="00E53B5C">
        <w:trPr>
          <w:cnfStyle w:val="100000000000" w:firstRow="1" w:lastRow="0" w:firstColumn="0" w:lastColumn="0" w:oddVBand="0" w:evenVBand="0" w:oddHBand="0" w:evenHBand="0" w:firstRowFirstColumn="0" w:firstRowLastColumn="0" w:lastRowFirstColumn="0" w:lastRowLastColumn="0"/>
          <w:trPrChange w:id="845" w:author="Juddy Tatiana Vargas Santofimio" w:date="2026-09-13T14:59:00Z">
            <w:trPr>
              <w:gridAfter w:val="0"/>
              <w:tblHeader/>
            </w:trPr>
          </w:trPrChange>
        </w:trPr>
        <w:tc>
          <w:tcPr>
            <w:tcW w:w="1795" w:type="dxa"/>
            <w:tcPrChange w:id="846" w:author="Juddy Tatiana Vargas Santofimio" w:date="2026-09-13T14:59:00Z">
              <w:tcPr>
                <w:tcW w:w="2041" w:type="dxa"/>
                <w:shd w:val="clear" w:color="auto" w:fill="0D8932"/>
                <w:tcMar>
                  <w:top w:w="80" w:type="dxa"/>
                  <w:left w:w="100" w:type="dxa"/>
                  <w:bottom w:w="80" w:type="dxa"/>
                  <w:right w:w="100" w:type="dxa"/>
                </w:tcMar>
              </w:tcPr>
            </w:tcPrChange>
          </w:tcPr>
          <w:p w:rsidR="007D7360" w:rsidRPr="00060A01" w:rsidRDefault="007D7360">
            <w:pPr>
              <w:spacing w:after="160" w:line="259" w:lineRule="auto"/>
              <w:cnfStyle w:val="100000000000" w:firstRow="1" w:lastRow="0" w:firstColumn="0" w:lastColumn="0" w:oddVBand="0" w:evenVBand="0" w:oddHBand="0" w:evenHBand="0" w:firstRowFirstColumn="0" w:firstRowLastColumn="0" w:lastRowFirstColumn="0" w:lastRowLastColumn="0"/>
              <w:rPr>
                <w:rPrChange w:id="847" w:author="Juddy Tatiana Vargas Santofimio" w:date="2026-09-01T15:39:00Z">
                  <w:rPr/>
                </w:rPrChange>
              </w:rPr>
              <w:pPrChange w:id="848" w:author="Juddy Tatiana Vargas Santofimio" w:date="2026-09-01T15:19:00Z">
                <w:pPr>
                  <w:cnfStyle w:val="100000000000" w:firstRow="1" w:lastRow="0" w:firstColumn="0" w:lastColumn="0" w:oddVBand="0" w:evenVBand="0" w:oddHBand="0" w:evenHBand="0" w:firstRowFirstColumn="0" w:firstRowLastColumn="0" w:lastRowFirstColumn="0" w:lastRowLastColumn="0"/>
                </w:pPr>
              </w:pPrChange>
            </w:pPr>
            <w:del w:id="849" w:author="Juddy Tatiana Vargas Santofimio" w:date="2026-09-01T15:38:00Z">
              <w:r w:rsidRPr="00060A01" w:rsidDel="00060A01">
                <w:rPr>
                  <w:rPrChange w:id="850" w:author="Juddy Tatiana Vargas Santofimio" w:date="2026-09-01T15:39:00Z">
                    <w:rPr>
                      <w:bCs/>
                      <w:color w:val="FFFFFF"/>
                    </w:rPr>
                  </w:rPrChange>
                </w:rPr>
                <w:delText>Requerimiento</w:delText>
              </w:r>
            </w:del>
            <w:ins w:id="851" w:author="Juddy Tatiana Vargas Santofimio" w:date="2026-09-01T15:38:00Z">
              <w:r w:rsidR="00060A01" w:rsidRPr="00060A01">
                <w:rPr>
                  <w:rPrChange w:id="852" w:author="Juddy Tatiana Vargas Santofimio" w:date="2026-09-01T15:39:00Z">
                    <w:rPr/>
                  </w:rPrChange>
                </w:rPr>
                <w:t>Reg</w:t>
              </w:r>
            </w:ins>
            <w:ins w:id="853" w:author="Juddy Tatiana Vargas Santofimio" w:date="2026-09-01T15:39:00Z">
              <w:r w:rsidR="00060A01" w:rsidRPr="00060A01">
                <w:rPr>
                  <w:rPrChange w:id="854" w:author="Juddy Tatiana Vargas Santofimio" w:date="2026-09-01T15:39:00Z">
                    <w:rPr/>
                  </w:rPrChange>
                </w:rPr>
                <w:t>l</w:t>
              </w:r>
            </w:ins>
            <w:ins w:id="855" w:author="Juddy Tatiana Vargas Santofimio" w:date="2026-09-01T15:38:00Z">
              <w:r w:rsidR="00060A01" w:rsidRPr="00060A01">
                <w:rPr>
                  <w:rPrChange w:id="856" w:author="Juddy Tatiana Vargas Santofimio" w:date="2026-09-01T15:39:00Z">
                    <w:rPr/>
                  </w:rPrChange>
                </w:rPr>
                <w:t>a de negocio</w:t>
              </w:r>
            </w:ins>
          </w:p>
        </w:tc>
        <w:tc>
          <w:tcPr>
            <w:tcW w:w="7047" w:type="dxa"/>
            <w:tcPrChange w:id="857" w:author="Juddy Tatiana Vargas Santofimio" w:date="2026-09-13T14:59:00Z">
              <w:tcPr>
                <w:tcW w:w="6497" w:type="dxa"/>
                <w:shd w:val="clear" w:color="auto" w:fill="0D8932"/>
                <w:tcMar>
                  <w:top w:w="80" w:type="dxa"/>
                  <w:left w:w="100" w:type="dxa"/>
                  <w:bottom w:w="80" w:type="dxa"/>
                  <w:right w:w="100" w:type="dxa"/>
                </w:tcMar>
              </w:tcPr>
            </w:tcPrChange>
          </w:tcPr>
          <w:p w:rsidR="007D7360" w:rsidRPr="00060A01" w:rsidRDefault="007D7360">
            <w:pPr>
              <w:spacing w:after="160" w:line="259" w:lineRule="auto"/>
              <w:cnfStyle w:val="100000000000" w:firstRow="1" w:lastRow="0" w:firstColumn="0" w:lastColumn="0" w:oddVBand="0" w:evenVBand="0" w:oddHBand="0" w:evenHBand="0" w:firstRowFirstColumn="0" w:firstRowLastColumn="0" w:lastRowFirstColumn="0" w:lastRowLastColumn="0"/>
              <w:rPr>
                <w:rPrChange w:id="858" w:author="Juddy Tatiana Vargas Santofimio" w:date="2026-09-01T15:39:00Z">
                  <w:rPr/>
                </w:rPrChange>
              </w:rPr>
              <w:pPrChange w:id="859" w:author="Juddy Tatiana Vargas Santofimio" w:date="2026-09-01T15:19:00Z">
                <w:pPr>
                  <w:cnfStyle w:val="100000000000" w:firstRow="1" w:lastRow="0" w:firstColumn="0" w:lastColumn="0" w:oddVBand="0" w:evenVBand="0" w:oddHBand="0" w:evenHBand="0" w:firstRowFirstColumn="0" w:firstRowLastColumn="0" w:lastRowFirstColumn="0" w:lastRowLastColumn="0"/>
                </w:pPr>
              </w:pPrChange>
            </w:pPr>
            <w:r w:rsidRPr="00060A01">
              <w:rPr>
                <w:rPrChange w:id="860" w:author="Juddy Tatiana Vargas Santofimio" w:date="2026-09-01T15:39:00Z">
                  <w:rPr>
                    <w:bCs/>
                    <w:color w:val="FFFFFF"/>
                  </w:rPr>
                </w:rPrChange>
              </w:rPr>
              <w:t>Descripción</w:t>
            </w:r>
          </w:p>
        </w:tc>
      </w:tr>
      <w:tr w:rsidR="0016594A" w:rsidRPr="00113D74" w:rsidTr="00E53B5C">
        <w:trPr>
          <w:cnfStyle w:val="000000100000" w:firstRow="0" w:lastRow="0" w:firstColumn="0" w:lastColumn="0" w:oddVBand="0" w:evenVBand="0" w:oddHBand="1" w:evenHBand="0" w:firstRowFirstColumn="0" w:firstRowLastColumn="0" w:lastRowFirstColumn="0" w:lastRowLastColumn="0"/>
          <w:trPrChange w:id="861" w:author="Juddy Tatiana Vargas Santofimio" w:date="2026-09-13T14:59:00Z">
            <w:trPr>
              <w:gridAfter w:val="0"/>
            </w:trPr>
          </w:trPrChange>
        </w:trPr>
        <w:tc>
          <w:tcPr>
            <w:tcW w:w="1795" w:type="dxa"/>
            <w:tcPrChange w:id="862" w:author="Juddy Tatiana Vargas Santofimio" w:date="2026-09-13T14:59:00Z">
              <w:tcPr>
                <w:tcW w:w="2041" w:type="dxa"/>
                <w:shd w:val="clear" w:color="auto" w:fill="auto"/>
                <w:tcMar>
                  <w:top w:w="80" w:type="dxa"/>
                  <w:left w:w="100" w:type="dxa"/>
                  <w:bottom w:w="80" w:type="dxa"/>
                  <w:right w:w="100" w:type="dxa"/>
                </w:tcMar>
              </w:tcPr>
            </w:tcPrChange>
          </w:tcPr>
          <w:p w:rsidR="007D7360" w:rsidRPr="00113D74" w:rsidRDefault="007D7360" w:rsidP="0016594A">
            <w:pPr>
              <w:pStyle w:val="Prrafodelista"/>
              <w:numPr>
                <w:ilvl w:val="0"/>
                <w:numId w:val="29"/>
              </w:numPr>
              <w:ind w:left="975" w:hanging="873"/>
              <w:cnfStyle w:val="000000100000" w:firstRow="0" w:lastRow="0" w:firstColumn="0" w:lastColumn="0" w:oddVBand="0" w:evenVBand="0" w:oddHBand="1" w:evenHBand="0" w:firstRowFirstColumn="0" w:firstRowLastColumn="0" w:lastRowFirstColumn="0" w:lastRowLastColumn="0"/>
              <w:pPrChange w:id="863" w:author="Juddy Tatiana Vargas Santofimio" w:date="2026-09-01T15:39:00Z">
                <w:pPr>
                  <w:cnfStyle w:val="000000100000" w:firstRow="0" w:lastRow="0" w:firstColumn="0" w:lastColumn="0" w:oddVBand="0" w:evenVBand="0" w:oddHBand="1" w:evenHBand="0" w:firstRowFirstColumn="0" w:firstRowLastColumn="0" w:lastRowFirstColumn="0" w:lastRowLastColumn="0"/>
                </w:pPr>
              </w:pPrChange>
            </w:pPr>
          </w:p>
        </w:tc>
        <w:tc>
          <w:tcPr>
            <w:tcW w:w="7047" w:type="dxa"/>
            <w:tcPrChange w:id="864" w:author="Juddy Tatiana Vargas Santofimio" w:date="2026-09-13T14:59:00Z">
              <w:tcPr>
                <w:tcW w:w="6497"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65"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r w:rsidRPr="00113D74">
              <w:t>El sistema debe detectar cuando una persona está registrada simultáneamente como jugador de un equipo y como árbitro de la liga</w:t>
            </w:r>
          </w:p>
        </w:tc>
      </w:tr>
      <w:tr w:rsidR="0016594A" w:rsidRPr="00113D74" w:rsidTr="00E53B5C">
        <w:tblPrEx>
          <w:tblPrExChange w:id="866" w:author="Juddy Tatiana Vargas Santofimio" w:date="2026-09-13T14:59:00Z">
            <w:tblPrEx>
              <w:tblW w:w="8842" w:type="dxa"/>
            </w:tblPrEx>
          </w:tblPrExChange>
        </w:tblPrEx>
        <w:trPr>
          <w:cnfStyle w:val="000000010000" w:firstRow="0" w:lastRow="0" w:firstColumn="0" w:lastColumn="0" w:oddVBand="0" w:evenVBand="0" w:oddHBand="0" w:evenHBand="1" w:firstRowFirstColumn="0" w:firstRowLastColumn="0" w:lastRowFirstColumn="0" w:lastRowLastColumn="0"/>
        </w:trPr>
        <w:tc>
          <w:tcPr>
            <w:tcW w:w="1795" w:type="dxa"/>
            <w:tcPrChange w:id="867" w:author="Juddy Tatiana Vargas Santofimio" w:date="2026-09-13T14:59:00Z">
              <w:tcPr>
                <w:tcW w:w="1795" w:type="dxa"/>
                <w:tcMar>
                  <w:top w:w="80" w:type="dxa"/>
                  <w:left w:w="100" w:type="dxa"/>
                  <w:bottom w:w="80" w:type="dxa"/>
                  <w:right w:w="100" w:type="dxa"/>
                </w:tcMar>
              </w:tcPr>
            </w:tcPrChange>
          </w:tcPr>
          <w:p w:rsidR="007D7360" w:rsidRPr="00113D74" w:rsidRDefault="007D7360" w:rsidP="0016594A">
            <w:pPr>
              <w:pStyle w:val="Prrafodelista"/>
              <w:numPr>
                <w:ilvl w:val="0"/>
                <w:numId w:val="29"/>
              </w:numPr>
              <w:ind w:left="975" w:hanging="873"/>
              <w:cnfStyle w:val="000000010000" w:firstRow="0" w:lastRow="0" w:firstColumn="0" w:lastColumn="0" w:oddVBand="0" w:evenVBand="0" w:oddHBand="0" w:evenHBand="1" w:firstRowFirstColumn="0" w:firstRowLastColumn="0" w:lastRowFirstColumn="0" w:lastRowLastColumn="0"/>
              <w:pPrChange w:id="868" w:author="Juddy Tatiana Vargas Santofimio" w:date="2026-09-01T15:39:00Z">
                <w:pPr>
                  <w:cnfStyle w:val="000000010000" w:firstRow="0" w:lastRow="0" w:firstColumn="0" w:lastColumn="0" w:oddVBand="0" w:evenVBand="0" w:oddHBand="0" w:evenHBand="1" w:firstRowFirstColumn="0" w:firstRowLastColumn="0" w:lastRowFirstColumn="0" w:lastRowLastColumn="0"/>
                </w:pPr>
              </w:pPrChange>
            </w:pPr>
          </w:p>
        </w:tc>
        <w:tc>
          <w:tcPr>
            <w:tcW w:w="7047" w:type="dxa"/>
            <w:tcPrChange w:id="869" w:author="Juddy Tatiana Vargas Santofimio" w:date="2026-09-13T14:59:00Z">
              <w:tcPr>
                <w:tcW w:w="7047" w:type="dxa"/>
                <w:gridSpan w:val="2"/>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70"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 xml:space="preserve">Al asignar cualquiera de los cuatro oficiales de un partido (árbitro de campo 1, árbitro de campo 2, mesa cronometrista o </w:t>
            </w:r>
            <w:del w:id="871" w:author="Juddy Tatiana Vargas Santofimio" w:date="2026-09-01T17:19:00Z">
              <w:r w:rsidRPr="00113D74" w:rsidDel="002E2C88">
                <w:delText>mesa anotador</w:delText>
              </w:r>
            </w:del>
            <w:ins w:id="872" w:author="Juddy Tatiana Vargas Santofimio" w:date="2026-09-01T17:19:00Z">
              <w:r w:rsidR="002E2C88" w:rsidRPr="00113D74">
                <w:t>mesa anotadora</w:t>
              </w:r>
            </w:ins>
            <w:r w:rsidRPr="00113D74">
              <w:t xml:space="preserve">), el sistema debe bloquear el guardado si la persona seleccionada es jugador de alguno de los dos equipos que juegan ese </w:t>
            </w:r>
            <w:r w:rsidRPr="00113D74">
              <w:lastRenderedPageBreak/>
              <w:t>partido. No existe opción de confirmar o ignorar esta validación: es un bloqueo duro, sin excepción, sin importar el rol del oficial</w:t>
            </w:r>
          </w:p>
        </w:tc>
      </w:tr>
    </w:tbl>
    <w:p w:rsidR="007D7360" w:rsidRPr="00113D74" w:rsidRDefault="007D7360">
      <w:pPr>
        <w:pPrChange w:id="873" w:author="Juddy Tatiana Vargas Santofimio" w:date="2026-09-01T15:19:00Z">
          <w:pPr>
            <w:spacing w:after="0" w:line="240" w:lineRule="auto"/>
          </w:pPr>
        </w:pPrChange>
      </w:pPr>
      <w:r w:rsidRPr="00113D74">
        <w:lastRenderedPageBreak/>
        <w:t>Implicación de interfaz: el mensaje de conflicto en el formulario "Nuevo partido" deja de ser una alerta informativa (ámbar, con texto "Verifica que no esté asignado...") y pasa a ser un bloqueo de validación (rojo o de error) que impide pulsar "Guardar partido" mientras el conflicto exista, indicando junto a cada selector cuál asignación es inválida</w:t>
      </w:r>
    </w:p>
    <w:p w:rsidR="007D7360" w:rsidRPr="00113D74" w:rsidRDefault="007D7360">
      <w:pPr>
        <w:pStyle w:val="Ttulo2"/>
      </w:pPr>
      <w:bookmarkStart w:id="874" w:name="_Toc239011103"/>
      <w:r w:rsidRPr="00113D74">
        <w:t>Inscripción de equipos</w:t>
      </w:r>
      <w:bookmarkEnd w:id="874"/>
    </w:p>
    <w:tbl>
      <w:tblPr>
        <w:tblStyle w:val="Estilo1"/>
        <w:tblW w:w="8887" w:type="dxa"/>
        <w:tblLook w:val="0020" w:firstRow="1" w:lastRow="0" w:firstColumn="0" w:lastColumn="0" w:noHBand="0" w:noVBand="0"/>
      </w:tblPr>
      <w:tblGrid>
        <w:gridCol w:w="2311"/>
        <w:gridCol w:w="6576"/>
        <w:tblGridChange w:id="875">
          <w:tblGrid>
            <w:gridCol w:w="2311"/>
            <w:gridCol w:w="5839"/>
            <w:gridCol w:w="57"/>
            <w:gridCol w:w="680"/>
          </w:tblGrid>
        </w:tblGridChange>
      </w:tblGrid>
      <w:tr w:rsidR="004D5D4C" w:rsidRPr="00113D74" w:rsidTr="004D5D4C">
        <w:trPr>
          <w:cnfStyle w:val="100000000000" w:firstRow="1" w:lastRow="0" w:firstColumn="0" w:lastColumn="0" w:oddVBand="0" w:evenVBand="0" w:oddHBand="0" w:evenHBand="0" w:firstRowFirstColumn="0" w:firstRowLastColumn="0" w:lastRowFirstColumn="0" w:lastRowLastColumn="0"/>
        </w:trPr>
        <w:tc>
          <w:tcPr>
            <w:tcW w:w="2311" w:type="dxa"/>
          </w:tcPr>
          <w:p w:rsidR="00060A01" w:rsidRPr="004D5D4C" w:rsidRDefault="00060A01">
            <w:pPr>
              <w:spacing w:after="160" w:line="259" w:lineRule="auto"/>
              <w:rPr>
                <w:rPrChange w:id="876" w:author="Juddy Tatiana Vargas Santofimio" w:date="2026-09-13T15:14:00Z">
                  <w:rPr/>
                </w:rPrChange>
              </w:rPr>
              <w:pPrChange w:id="877" w:author="Juddy Tatiana Vargas Santofimio" w:date="2026-09-01T15:19:00Z">
                <w:pPr/>
              </w:pPrChange>
            </w:pPr>
            <w:ins w:id="878" w:author="Juddy Tatiana Vargas Santofimio" w:date="2026-09-01T15:39:00Z">
              <w:r w:rsidRPr="004D5D4C">
                <w:rPr>
                  <w:rPrChange w:id="879" w:author="Juddy Tatiana Vargas Santofimio" w:date="2026-09-13T15:14:00Z">
                    <w:rPr>
                      <w:b w:val="0"/>
                    </w:rPr>
                  </w:rPrChange>
                </w:rPr>
                <w:t>Regla de negocio</w:t>
              </w:r>
            </w:ins>
            <w:del w:id="880" w:author="Juddy Tatiana Vargas Santofimio" w:date="2026-09-01T15:39:00Z">
              <w:r w:rsidRPr="004D5D4C" w:rsidDel="00A347A3">
                <w:rPr>
                  <w:color w:val="auto"/>
                  <w:rPrChange w:id="881" w:author="Juddy Tatiana Vargas Santofimio" w:date="2026-09-13T15:14:00Z">
                    <w:rPr>
                      <w:bCs/>
                      <w:color w:val="FFFFFF"/>
                    </w:rPr>
                  </w:rPrChange>
                </w:rPr>
                <w:delText>Requerimiento</w:delText>
              </w:r>
            </w:del>
          </w:p>
        </w:tc>
        <w:tc>
          <w:tcPr>
            <w:tcW w:w="6576" w:type="dxa"/>
          </w:tcPr>
          <w:p w:rsidR="00060A01" w:rsidRPr="004D5D4C" w:rsidRDefault="00060A01">
            <w:pPr>
              <w:spacing w:after="160" w:line="259" w:lineRule="auto"/>
              <w:rPr>
                <w:rPrChange w:id="882" w:author="Juddy Tatiana Vargas Santofimio" w:date="2026-09-13T15:14:00Z">
                  <w:rPr/>
                </w:rPrChange>
              </w:rPr>
              <w:pPrChange w:id="883" w:author="Juddy Tatiana Vargas Santofimio" w:date="2026-09-01T15:19:00Z">
                <w:pPr/>
              </w:pPrChange>
            </w:pPr>
            <w:ins w:id="884" w:author="Juddy Tatiana Vargas Santofimio" w:date="2026-09-01T15:39:00Z">
              <w:r w:rsidRPr="004D5D4C">
                <w:rPr>
                  <w:rPrChange w:id="885" w:author="Juddy Tatiana Vargas Santofimio" w:date="2026-09-13T15:14:00Z">
                    <w:rPr>
                      <w:b w:val="0"/>
                    </w:rPr>
                  </w:rPrChange>
                </w:rPr>
                <w:t>Descripción</w:t>
              </w:r>
            </w:ins>
            <w:del w:id="886" w:author="Juddy Tatiana Vargas Santofimio" w:date="2026-09-01T15:39:00Z">
              <w:r w:rsidRPr="004D5D4C" w:rsidDel="00A347A3">
                <w:rPr>
                  <w:color w:val="auto"/>
                  <w:rPrChange w:id="887" w:author="Juddy Tatiana Vargas Santofimio" w:date="2026-09-13T15:14:00Z">
                    <w:rPr>
                      <w:bCs/>
                      <w:color w:val="FFFFFF"/>
                    </w:rPr>
                  </w:rPrChange>
                </w:rPr>
                <w:delText>Descripción</w:delText>
              </w:r>
            </w:del>
          </w:p>
        </w:tc>
      </w:tr>
      <w:tr w:rsidR="004D5D4C" w:rsidRPr="00113D74" w:rsidTr="004D5D4C">
        <w:tblPrEx>
          <w:tblW w:w="8887" w:type="dxa"/>
          <w:tblLook w:val="0020" w:firstRow="1" w:lastRow="0" w:firstColumn="0" w:lastColumn="0" w:noHBand="0" w:noVBand="0"/>
          <w:tblPrExChange w:id="888" w:author="Juddy Tatiana Vargas Santofimio" w:date="2026-09-13T15:15:00Z">
            <w:tblPrEx>
              <w:tblW w:w="8150" w:type="dxa"/>
              <w:tblLook w:val="0020" w:firstRow="1" w:lastRow="0" w:firstColumn="0" w:lastColumn="0" w:noHBand="0" w:noVBand="0"/>
            </w:tblPrEx>
          </w:tblPrExChange>
        </w:tblPrEx>
        <w:trPr>
          <w:cnfStyle w:val="000000100000" w:firstRow="0" w:lastRow="0" w:firstColumn="0" w:lastColumn="0" w:oddVBand="0" w:evenVBand="0" w:oddHBand="1" w:evenHBand="0" w:firstRowFirstColumn="0" w:firstRowLastColumn="0" w:lastRowFirstColumn="0" w:lastRowLastColumn="0"/>
          <w:trPrChange w:id="889" w:author="Juddy Tatiana Vargas Santofimio" w:date="2026-09-13T15:15:00Z">
            <w:trPr>
              <w:gridAfter w:val="0"/>
            </w:trPr>
          </w:trPrChange>
        </w:trPr>
        <w:tc>
          <w:tcPr>
            <w:tcW w:w="2311" w:type="dxa"/>
            <w:tcPrChange w:id="890" w:author="Juddy Tatiana Vargas Santofimio" w:date="2026-09-13T15:15:00Z">
              <w:tcPr>
                <w:tcW w:w="2311" w:type="dxa"/>
              </w:tcPr>
            </w:tcPrChange>
          </w:tcPr>
          <w:p w:rsidR="007D7360" w:rsidRPr="00113D74" w:rsidRDefault="007D7360" w:rsidP="004D5D4C">
            <w:pPr>
              <w:pStyle w:val="Prrafodelista"/>
              <w:numPr>
                <w:ilvl w:val="0"/>
                <w:numId w:val="29"/>
              </w:numPr>
              <w:ind w:left="1014" w:hanging="912"/>
              <w:cnfStyle w:val="000000100000" w:firstRow="0" w:lastRow="0" w:firstColumn="0" w:lastColumn="0" w:oddVBand="0" w:evenVBand="0" w:oddHBand="1" w:evenHBand="0" w:firstRowFirstColumn="0" w:firstRowLastColumn="0" w:lastRowFirstColumn="0" w:lastRowLastColumn="0"/>
              <w:pPrChange w:id="891" w:author="Juddy Tatiana Vargas Santofimio" w:date="2026-09-13T15:15:00Z">
                <w:pPr>
                  <w:cnfStyle w:val="000000100000" w:firstRow="0" w:lastRow="0" w:firstColumn="0" w:lastColumn="0" w:oddVBand="0" w:evenVBand="0" w:oddHBand="1" w:evenHBand="0" w:firstRowFirstColumn="0" w:firstRowLastColumn="0" w:lastRowFirstColumn="0" w:lastRowLastColumn="0"/>
                </w:pPr>
              </w:pPrChange>
            </w:pPr>
          </w:p>
        </w:tc>
        <w:tc>
          <w:tcPr>
            <w:tcW w:w="6576" w:type="dxa"/>
            <w:tcPrChange w:id="892" w:author="Juddy Tatiana Vargas Santofimio" w:date="2026-09-13T15:15:00Z">
              <w:tcPr>
                <w:tcW w:w="5839" w:type="dxa"/>
              </w:tcPr>
            </w:tcPrChange>
          </w:tcPr>
          <w:p w:rsidR="007D7360" w:rsidRPr="00113D74" w:rsidRDefault="007D7360" w:rsidP="004D5D4C">
            <w:pPr>
              <w:spacing w:line="259" w:lineRule="auto"/>
              <w:cnfStyle w:val="000000100000" w:firstRow="0" w:lastRow="0" w:firstColumn="0" w:lastColumn="0" w:oddVBand="0" w:evenVBand="0" w:oddHBand="1" w:evenHBand="0" w:firstRowFirstColumn="0" w:firstRowLastColumn="0" w:lastRowFirstColumn="0" w:lastRowLastColumn="0"/>
              <w:pPrChange w:id="893" w:author="Juddy Tatiana Vargas Santofimio" w:date="2026-09-13T15:15:00Z">
                <w:pPr>
                  <w:cnfStyle w:val="000000100000" w:firstRow="0" w:lastRow="0" w:firstColumn="0" w:lastColumn="0" w:oddVBand="0" w:evenVBand="0" w:oddHBand="1" w:evenHBand="0" w:firstRowFirstColumn="0" w:firstRowLastColumn="0" w:lastRowFirstColumn="0" w:lastRowLastColumn="0"/>
                </w:pPr>
              </w:pPrChange>
            </w:pPr>
            <w:r w:rsidRPr="00113D74">
              <w:t>Una solicitud de inscripción enviada por un entrenador no es visible en el listado público de "Equipos" hasta que el administrador la aprueba</w:t>
            </w:r>
          </w:p>
        </w:tc>
      </w:tr>
      <w:tr w:rsidR="004D5D4C" w:rsidRPr="00113D74" w:rsidTr="004D5D4C">
        <w:tblPrEx>
          <w:tblW w:w="8887" w:type="dxa"/>
          <w:tblLook w:val="0020" w:firstRow="1" w:lastRow="0" w:firstColumn="0" w:lastColumn="0" w:noHBand="0" w:noVBand="0"/>
          <w:tblPrExChange w:id="894" w:author="Juddy Tatiana Vargas Santofimio" w:date="2026-09-13T15:15:00Z">
            <w:tblPrEx>
              <w:tblW w:w="8207" w:type="dxa"/>
              <w:tblLook w:val="0020" w:firstRow="1" w:lastRow="0" w:firstColumn="0" w:lastColumn="0" w:noHBand="0" w:noVBand="0"/>
            </w:tblPrEx>
          </w:tblPrExChange>
        </w:tblPrEx>
        <w:trPr>
          <w:cnfStyle w:val="000000010000" w:firstRow="0" w:lastRow="0" w:firstColumn="0" w:lastColumn="0" w:oddVBand="0" w:evenVBand="0" w:oddHBand="0" w:evenHBand="1" w:firstRowFirstColumn="0" w:firstRowLastColumn="0" w:lastRowFirstColumn="0" w:lastRowLastColumn="0"/>
          <w:trPrChange w:id="895" w:author="Juddy Tatiana Vargas Santofimio" w:date="2026-09-13T15:15:00Z">
            <w:trPr>
              <w:gridAfter w:val="0"/>
            </w:trPr>
          </w:trPrChange>
        </w:trPr>
        <w:tc>
          <w:tcPr>
            <w:tcW w:w="2311" w:type="dxa"/>
            <w:tcPrChange w:id="896" w:author="Juddy Tatiana Vargas Santofimio" w:date="2026-09-13T15:15:00Z">
              <w:tcPr>
                <w:tcW w:w="2311" w:type="dxa"/>
              </w:tcPr>
            </w:tcPrChange>
          </w:tcPr>
          <w:p w:rsidR="007D7360" w:rsidRPr="00113D74" w:rsidRDefault="007D7360" w:rsidP="004D5D4C">
            <w:pPr>
              <w:pStyle w:val="Prrafodelista"/>
              <w:numPr>
                <w:ilvl w:val="0"/>
                <w:numId w:val="29"/>
              </w:numPr>
              <w:ind w:left="462"/>
              <w:cnfStyle w:val="000000010000" w:firstRow="0" w:lastRow="0" w:firstColumn="0" w:lastColumn="0" w:oddVBand="0" w:evenVBand="0" w:oddHBand="0" w:evenHBand="1" w:firstRowFirstColumn="0" w:firstRowLastColumn="0" w:lastRowFirstColumn="0" w:lastRowLastColumn="0"/>
              <w:pPrChange w:id="897" w:author="Juddy Tatiana Vargas Santofimio" w:date="2026-09-13T15:15:00Z">
                <w:pPr>
                  <w:cnfStyle w:val="000000010000" w:firstRow="0" w:lastRow="0" w:firstColumn="0" w:lastColumn="0" w:oddVBand="0" w:evenVBand="0" w:oddHBand="0" w:evenHBand="1" w:firstRowFirstColumn="0" w:firstRowLastColumn="0" w:lastRowFirstColumn="0" w:lastRowLastColumn="0"/>
                </w:pPr>
              </w:pPrChange>
            </w:pPr>
          </w:p>
        </w:tc>
        <w:tc>
          <w:tcPr>
            <w:tcW w:w="6576" w:type="dxa"/>
            <w:tcPrChange w:id="898" w:author="Juddy Tatiana Vargas Santofimio" w:date="2026-09-13T15:15:00Z">
              <w:tcPr>
                <w:tcW w:w="5896" w:type="dxa"/>
                <w:gridSpan w:val="2"/>
              </w:tcPr>
            </w:tcPrChange>
          </w:tcPr>
          <w:p w:rsidR="007D7360" w:rsidRPr="00113D74" w:rsidRDefault="007D7360" w:rsidP="004D5D4C">
            <w:pPr>
              <w:spacing w:line="259" w:lineRule="auto"/>
              <w:cnfStyle w:val="000000010000" w:firstRow="0" w:lastRow="0" w:firstColumn="0" w:lastColumn="0" w:oddVBand="0" w:evenVBand="0" w:oddHBand="0" w:evenHBand="1" w:firstRowFirstColumn="0" w:firstRowLastColumn="0" w:lastRowFirstColumn="0" w:lastRowLastColumn="0"/>
              <w:pPrChange w:id="899" w:author="Juddy Tatiana Vargas Santofimio" w:date="2026-09-13T15:15:00Z">
                <w:pPr>
                  <w:cnfStyle w:val="000000010000" w:firstRow="0" w:lastRow="0" w:firstColumn="0" w:lastColumn="0" w:oddVBand="0" w:evenVBand="0" w:oddHBand="0" w:evenHBand="1" w:firstRowFirstColumn="0" w:firstRowLastColumn="0" w:lastRowFirstColumn="0" w:lastRowLastColumn="0"/>
                </w:pPr>
              </w:pPrChange>
            </w:pPr>
            <w:r w:rsidRPr="00113D74">
              <w:t>Una vez aprobada la inscripción, la planilla queda bloqueada para el entrenador. Cualquier cambio posterior requiere gestión directa del administrador</w:t>
            </w:r>
          </w:p>
        </w:tc>
      </w:tr>
      <w:tr w:rsidR="004D5D4C" w:rsidRPr="00113D74" w:rsidTr="004D5D4C">
        <w:tblPrEx>
          <w:tblW w:w="8887" w:type="dxa"/>
          <w:tblLook w:val="0020" w:firstRow="1" w:lastRow="0" w:firstColumn="0" w:lastColumn="0" w:noHBand="0" w:noVBand="0"/>
          <w:tblPrExChange w:id="900" w:author="Juddy Tatiana Vargas Santofimio" w:date="2026-09-13T15:15:00Z">
            <w:tblPrEx>
              <w:tblW w:w="8150" w:type="dxa"/>
              <w:tblLook w:val="0020" w:firstRow="1" w:lastRow="0" w:firstColumn="0" w:lastColumn="0" w:noHBand="0" w:noVBand="0"/>
            </w:tblPrEx>
          </w:tblPrExChange>
        </w:tblPrEx>
        <w:trPr>
          <w:cnfStyle w:val="000000100000" w:firstRow="0" w:lastRow="0" w:firstColumn="0" w:lastColumn="0" w:oddVBand="0" w:evenVBand="0" w:oddHBand="1" w:evenHBand="0" w:firstRowFirstColumn="0" w:firstRowLastColumn="0" w:lastRowFirstColumn="0" w:lastRowLastColumn="0"/>
          <w:trPrChange w:id="901" w:author="Juddy Tatiana Vargas Santofimio" w:date="2026-09-13T15:15:00Z">
            <w:trPr>
              <w:gridAfter w:val="0"/>
            </w:trPr>
          </w:trPrChange>
        </w:trPr>
        <w:tc>
          <w:tcPr>
            <w:tcW w:w="2311" w:type="dxa"/>
            <w:tcPrChange w:id="902" w:author="Juddy Tatiana Vargas Santofimio" w:date="2026-09-13T15:15:00Z">
              <w:tcPr>
                <w:tcW w:w="2311" w:type="dxa"/>
              </w:tcPr>
            </w:tcPrChange>
          </w:tcPr>
          <w:p w:rsidR="007D7360" w:rsidRPr="00113D74" w:rsidRDefault="007D7360" w:rsidP="004D5D4C">
            <w:pPr>
              <w:pStyle w:val="Prrafodelista"/>
              <w:numPr>
                <w:ilvl w:val="0"/>
                <w:numId w:val="29"/>
              </w:numPr>
              <w:ind w:left="462"/>
              <w:cnfStyle w:val="000000100000" w:firstRow="0" w:lastRow="0" w:firstColumn="0" w:lastColumn="0" w:oddVBand="0" w:evenVBand="0" w:oddHBand="1" w:evenHBand="0" w:firstRowFirstColumn="0" w:firstRowLastColumn="0" w:lastRowFirstColumn="0" w:lastRowLastColumn="0"/>
              <w:pPrChange w:id="903" w:author="Juddy Tatiana Vargas Santofimio" w:date="2026-09-13T15:15:00Z">
                <w:pPr>
                  <w:cnfStyle w:val="000000100000" w:firstRow="0" w:lastRow="0" w:firstColumn="0" w:lastColumn="0" w:oddVBand="0" w:evenVBand="0" w:oddHBand="1" w:evenHBand="0" w:firstRowFirstColumn="0" w:firstRowLastColumn="0" w:lastRowFirstColumn="0" w:lastRowLastColumn="0"/>
                </w:pPr>
              </w:pPrChange>
            </w:pPr>
          </w:p>
        </w:tc>
        <w:tc>
          <w:tcPr>
            <w:tcW w:w="6576" w:type="dxa"/>
            <w:tcPrChange w:id="904" w:author="Juddy Tatiana Vargas Santofimio" w:date="2026-09-13T15:15:00Z">
              <w:tcPr>
                <w:tcW w:w="5839" w:type="dxa"/>
              </w:tcPr>
            </w:tcPrChange>
          </w:tcPr>
          <w:p w:rsidR="007D7360" w:rsidRPr="00113D74" w:rsidRDefault="007D7360" w:rsidP="004D5D4C">
            <w:pPr>
              <w:spacing w:line="259" w:lineRule="auto"/>
              <w:cnfStyle w:val="000000100000" w:firstRow="0" w:lastRow="0" w:firstColumn="0" w:lastColumn="0" w:oddVBand="0" w:evenVBand="0" w:oddHBand="1" w:evenHBand="0" w:firstRowFirstColumn="0" w:firstRowLastColumn="0" w:lastRowFirstColumn="0" w:lastRowLastColumn="0"/>
              <w:pPrChange w:id="905" w:author="Juddy Tatiana Vargas Santofimio" w:date="2026-09-13T15:15:00Z">
                <w:pPr>
                  <w:cnfStyle w:val="000000100000" w:firstRow="0" w:lastRow="0" w:firstColumn="0" w:lastColumn="0" w:oddVBand="0" w:evenVBand="0" w:oddHBand="1" w:evenHBand="0" w:firstRowFirstColumn="0" w:firstRowLastColumn="0" w:lastRowFirstColumn="0" w:lastRowLastColumn="0"/>
                </w:pPr>
              </w:pPrChange>
            </w:pPr>
            <w:r w:rsidRPr="00113D74">
              <w:t>El color de uniforme elegido por un equipo no puede repetirse dentro de la misma categoría del mismo torneo</w:t>
            </w:r>
          </w:p>
        </w:tc>
      </w:tr>
    </w:tbl>
    <w:p w:rsidR="007D7360" w:rsidRPr="006E6AD8" w:rsidRDefault="00060A01">
      <w:pPr>
        <w:pStyle w:val="Ttulo2"/>
        <w:rPr>
          <w:ins w:id="906" w:author="Juddy Tatiana Vargas Santofimio" w:date="2026-08-31T18:59:00Z"/>
        </w:rPr>
        <w:pPrChange w:id="907" w:author="Juddy Tatiana Vargas Santofimio" w:date="2026-09-01T15:19:00Z">
          <w:pPr>
            <w:spacing w:after="0" w:line="240" w:lineRule="auto"/>
          </w:pPr>
        </w:pPrChange>
      </w:pPr>
      <w:ins w:id="908" w:author="Juddy Tatiana Vargas Santofimio" w:date="2026-09-01T15:39:00Z">
        <w:r w:rsidRPr="006E6AD8">
          <w:t>Categoría</w:t>
        </w:r>
      </w:ins>
      <w:ins w:id="909" w:author="Juddy Tatiana Vargas Santofimio" w:date="2026-08-31T18:59:00Z">
        <w:r w:rsidR="00877430" w:rsidRPr="006E6AD8">
          <w:t xml:space="preserve"> mixta</w:t>
        </w:r>
      </w:ins>
    </w:p>
    <w:p w:rsidR="00877430" w:rsidRPr="00113D74" w:rsidRDefault="00877430">
      <w:pPr>
        <w:rPr>
          <w:ins w:id="910" w:author="Juddy Tatiana Vargas Santofimio" w:date="2026-08-31T18:59:00Z"/>
        </w:rPr>
      </w:pPr>
      <w:ins w:id="911" w:author="Juddy Tatiana Vargas Santofimio" w:date="2026-08-31T18:59:00Z">
        <w:r w:rsidRPr="00113D74">
          <w:t xml:space="preserve">Nota: Regla confirmada por la Liga: en la categoría Mixto, cada equipo debe cumplir una cuota mínima de jugadores de cada género en </w:t>
        </w:r>
      </w:ins>
      <w:ins w:id="912" w:author="Juddy Tatiana Vargas Santofimio" w:date="2026-09-13T14:35:00Z">
        <w:r w:rsidR="0016594A">
          <w:t>HandPLay</w:t>
        </w:r>
      </w:ins>
      <w:ins w:id="913" w:author="Juddy Tatiana Vargas Santofimio" w:date="2026-08-31T18:59:00Z">
        <w:r w:rsidRPr="00113D74">
          <w:t xml:space="preserve"> durante el partido. El número exacto de la cuota aún no ha sido confirmado; queda documentado como punto pendiente en la sección 5.</w:t>
        </w:r>
      </w:ins>
    </w:p>
    <w:tbl>
      <w:tblPr>
        <w:tblStyle w:val="Estilo1"/>
        <w:tblW w:w="8844" w:type="dxa"/>
        <w:tblLook w:val="0020" w:firstRow="1" w:lastRow="0" w:firstColumn="0" w:lastColumn="0" w:noHBand="0" w:noVBand="0"/>
        <w:tblPrChange w:id="914" w:author="Juddy Tatiana Vargas Santofimio" w:date="2026-09-13T15:00:00Z">
          <w:tblPr>
            <w:tblW w:w="8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1838"/>
        <w:gridCol w:w="7006"/>
        <w:tblGridChange w:id="915">
          <w:tblGrid>
            <w:gridCol w:w="1644"/>
            <w:gridCol w:w="7200"/>
          </w:tblGrid>
        </w:tblGridChange>
      </w:tblGrid>
      <w:tr w:rsidR="00060A01" w:rsidRPr="00113D74" w:rsidTr="00E53B5C">
        <w:trPr>
          <w:cnfStyle w:val="100000000000" w:firstRow="1" w:lastRow="0" w:firstColumn="0" w:lastColumn="0" w:oddVBand="0" w:evenVBand="0" w:oddHBand="0" w:evenHBand="0" w:firstRowFirstColumn="0" w:firstRowLastColumn="0" w:lastRowFirstColumn="0" w:lastRowLastColumn="0"/>
          <w:ins w:id="916" w:author="Juddy Tatiana Vargas Santofimio" w:date="2026-08-31T18:59:00Z"/>
          <w:trPrChange w:id="917" w:author="Juddy Tatiana Vargas Santofimio" w:date="2026-09-13T15:00:00Z">
            <w:trPr>
              <w:tblHeader/>
            </w:trPr>
          </w:trPrChange>
        </w:trPr>
        <w:tc>
          <w:tcPr>
            <w:tcW w:w="1838" w:type="dxa"/>
            <w:tcPrChange w:id="918" w:author="Juddy Tatiana Vargas Santofimio" w:date="2026-09-13T15:00:00Z">
              <w:tcPr>
                <w:tcW w:w="1644" w:type="dxa"/>
                <w:shd w:val="clear" w:color="auto" w:fill="0D8932"/>
                <w:tcMar>
                  <w:top w:w="80" w:type="dxa"/>
                  <w:left w:w="100" w:type="dxa"/>
                  <w:bottom w:w="80" w:type="dxa"/>
                  <w:right w:w="100" w:type="dxa"/>
                </w:tcMar>
              </w:tcPr>
            </w:tcPrChange>
          </w:tcPr>
          <w:p w:rsidR="00060A01" w:rsidRPr="004D5D4C" w:rsidRDefault="00060A01">
            <w:pPr>
              <w:spacing w:after="160" w:line="259" w:lineRule="auto"/>
              <w:cnfStyle w:val="100000000000" w:firstRow="1" w:lastRow="0" w:firstColumn="0" w:lastColumn="0" w:oddVBand="0" w:evenVBand="0" w:oddHBand="0" w:evenHBand="0" w:firstRowFirstColumn="0" w:firstRowLastColumn="0" w:lastRowFirstColumn="0" w:lastRowLastColumn="0"/>
              <w:rPr>
                <w:ins w:id="919" w:author="Juddy Tatiana Vargas Santofimio" w:date="2026-08-31T18:59:00Z"/>
                <w:rPrChange w:id="920" w:author="Juddy Tatiana Vargas Santofimio" w:date="2026-09-13T15:14:00Z">
                  <w:rPr>
                    <w:ins w:id="921" w:author="Juddy Tatiana Vargas Santofimio" w:date="2026-08-31T18:59:00Z"/>
                  </w:rPr>
                </w:rPrChange>
              </w:rPr>
              <w:pPrChange w:id="922" w:author="Juddy Tatiana Vargas Santofimio" w:date="2026-09-01T15:19:00Z">
                <w:pPr>
                  <w:cnfStyle w:val="100000000000" w:firstRow="1" w:lastRow="0" w:firstColumn="0" w:lastColumn="0" w:oddVBand="0" w:evenVBand="0" w:oddHBand="0" w:evenHBand="0" w:firstRowFirstColumn="0" w:firstRowLastColumn="0" w:lastRowFirstColumn="0" w:lastRowLastColumn="0"/>
                </w:pPr>
              </w:pPrChange>
            </w:pPr>
            <w:ins w:id="923" w:author="Juddy Tatiana Vargas Santofimio" w:date="2026-09-01T15:39:00Z">
              <w:r w:rsidRPr="004D5D4C">
                <w:rPr>
                  <w:rPrChange w:id="924" w:author="Juddy Tatiana Vargas Santofimio" w:date="2026-09-13T15:14:00Z">
                    <w:rPr>
                      <w:b w:val="0"/>
                    </w:rPr>
                  </w:rPrChange>
                </w:rPr>
                <w:t>Regla de negocio</w:t>
              </w:r>
            </w:ins>
          </w:p>
        </w:tc>
        <w:tc>
          <w:tcPr>
            <w:tcW w:w="7006" w:type="dxa"/>
            <w:tcPrChange w:id="925" w:author="Juddy Tatiana Vargas Santofimio" w:date="2026-09-13T15:00:00Z">
              <w:tcPr>
                <w:tcW w:w="7200" w:type="dxa"/>
                <w:shd w:val="clear" w:color="auto" w:fill="0D8932"/>
                <w:tcMar>
                  <w:top w:w="80" w:type="dxa"/>
                  <w:left w:w="100" w:type="dxa"/>
                  <w:bottom w:w="80" w:type="dxa"/>
                  <w:right w:w="100" w:type="dxa"/>
                </w:tcMar>
              </w:tcPr>
            </w:tcPrChange>
          </w:tcPr>
          <w:p w:rsidR="00060A01" w:rsidRPr="004D5D4C" w:rsidRDefault="00060A01">
            <w:pPr>
              <w:spacing w:after="160" w:line="259" w:lineRule="auto"/>
              <w:cnfStyle w:val="100000000000" w:firstRow="1" w:lastRow="0" w:firstColumn="0" w:lastColumn="0" w:oddVBand="0" w:evenVBand="0" w:oddHBand="0" w:evenHBand="0" w:firstRowFirstColumn="0" w:firstRowLastColumn="0" w:lastRowFirstColumn="0" w:lastRowLastColumn="0"/>
              <w:rPr>
                <w:ins w:id="926" w:author="Juddy Tatiana Vargas Santofimio" w:date="2026-08-31T18:59:00Z"/>
                <w:rPrChange w:id="927" w:author="Juddy Tatiana Vargas Santofimio" w:date="2026-09-13T15:14:00Z">
                  <w:rPr>
                    <w:ins w:id="928" w:author="Juddy Tatiana Vargas Santofimio" w:date="2026-08-31T18:59:00Z"/>
                  </w:rPr>
                </w:rPrChange>
              </w:rPr>
              <w:pPrChange w:id="929" w:author="Juddy Tatiana Vargas Santofimio" w:date="2026-09-01T15:19:00Z">
                <w:pPr>
                  <w:cnfStyle w:val="100000000000" w:firstRow="1" w:lastRow="0" w:firstColumn="0" w:lastColumn="0" w:oddVBand="0" w:evenVBand="0" w:oddHBand="0" w:evenHBand="0" w:firstRowFirstColumn="0" w:firstRowLastColumn="0" w:lastRowFirstColumn="0" w:lastRowLastColumn="0"/>
                </w:pPr>
              </w:pPrChange>
            </w:pPr>
            <w:ins w:id="930" w:author="Juddy Tatiana Vargas Santofimio" w:date="2026-09-01T15:39:00Z">
              <w:r w:rsidRPr="004D5D4C">
                <w:rPr>
                  <w:rPrChange w:id="931" w:author="Juddy Tatiana Vargas Santofimio" w:date="2026-09-13T15:14:00Z">
                    <w:rPr>
                      <w:b w:val="0"/>
                    </w:rPr>
                  </w:rPrChange>
                </w:rPr>
                <w:t>Descripción</w:t>
              </w:r>
            </w:ins>
          </w:p>
        </w:tc>
      </w:tr>
      <w:tr w:rsidR="00877430" w:rsidRPr="00113D74" w:rsidTr="00E53B5C">
        <w:trPr>
          <w:cnfStyle w:val="000000100000" w:firstRow="0" w:lastRow="0" w:firstColumn="0" w:lastColumn="0" w:oddVBand="0" w:evenVBand="0" w:oddHBand="1" w:evenHBand="0" w:firstRowFirstColumn="0" w:firstRowLastColumn="0" w:lastRowFirstColumn="0" w:lastRowLastColumn="0"/>
          <w:ins w:id="932" w:author="Juddy Tatiana Vargas Santofimio" w:date="2026-08-31T18:59:00Z"/>
        </w:trPr>
        <w:tc>
          <w:tcPr>
            <w:tcW w:w="1838" w:type="dxa"/>
            <w:tcPrChange w:id="933" w:author="Juddy Tatiana Vargas Santofimio" w:date="2026-09-13T15:00:00Z">
              <w:tcPr>
                <w:tcW w:w="1644" w:type="dxa"/>
                <w:shd w:val="clear" w:color="auto" w:fill="auto"/>
                <w:tcMar>
                  <w:top w:w="80" w:type="dxa"/>
                  <w:left w:w="100" w:type="dxa"/>
                  <w:bottom w:w="80" w:type="dxa"/>
                  <w:right w:w="100" w:type="dxa"/>
                </w:tcMar>
              </w:tcPr>
            </w:tcPrChange>
          </w:tcPr>
          <w:p w:rsidR="00877430" w:rsidRPr="00113D74" w:rsidRDefault="00877430">
            <w:pPr>
              <w:pStyle w:val="Prrafodelista"/>
              <w:numPr>
                <w:ilvl w:val="0"/>
                <w:numId w:val="29"/>
              </w:numPr>
              <w:ind w:left="462"/>
              <w:cnfStyle w:val="000000100000" w:firstRow="0" w:lastRow="0" w:firstColumn="0" w:lastColumn="0" w:oddVBand="0" w:evenVBand="0" w:oddHBand="1" w:evenHBand="0" w:firstRowFirstColumn="0" w:firstRowLastColumn="0" w:lastRowFirstColumn="0" w:lastRowLastColumn="0"/>
              <w:rPr>
                <w:ins w:id="934" w:author="Juddy Tatiana Vargas Santofimio" w:date="2026-08-31T18:59:00Z"/>
              </w:rPr>
              <w:pPrChange w:id="935" w:author="Juddy Tatiana Vargas Santofimio" w:date="2026-09-01T15:39:00Z">
                <w:pPr>
                  <w:cnfStyle w:val="000000100000" w:firstRow="0" w:lastRow="0" w:firstColumn="0" w:lastColumn="0" w:oddVBand="0" w:evenVBand="0" w:oddHBand="1" w:evenHBand="0" w:firstRowFirstColumn="0" w:firstRowLastColumn="0" w:lastRowFirstColumn="0" w:lastRowLastColumn="0"/>
                </w:pPr>
              </w:pPrChange>
            </w:pPr>
          </w:p>
        </w:tc>
        <w:tc>
          <w:tcPr>
            <w:tcW w:w="7006" w:type="dxa"/>
            <w:tcPrChange w:id="936" w:author="Juddy Tatiana Vargas Santofimio" w:date="2026-09-13T15:00:00Z">
              <w:tcPr>
                <w:tcW w:w="7200" w:type="dxa"/>
                <w:shd w:val="clear" w:color="auto" w:fill="auto"/>
                <w:tcMar>
                  <w:top w:w="80" w:type="dxa"/>
                  <w:left w:w="100" w:type="dxa"/>
                  <w:bottom w:w="80" w:type="dxa"/>
                  <w:right w:w="100" w:type="dxa"/>
                </w:tcMar>
              </w:tcPr>
            </w:tcPrChange>
          </w:tcPr>
          <w:p w:rsidR="00877430" w:rsidRPr="00113D74" w:rsidRDefault="00877430">
            <w:pPr>
              <w:spacing w:after="160" w:line="259" w:lineRule="auto"/>
              <w:cnfStyle w:val="000000100000" w:firstRow="0" w:lastRow="0" w:firstColumn="0" w:lastColumn="0" w:oddVBand="0" w:evenVBand="0" w:oddHBand="1" w:evenHBand="0" w:firstRowFirstColumn="0" w:firstRowLastColumn="0" w:lastRowFirstColumn="0" w:lastRowLastColumn="0"/>
              <w:rPr>
                <w:ins w:id="937" w:author="Juddy Tatiana Vargas Santofimio" w:date="2026-08-31T18:59:00Z"/>
              </w:rPr>
              <w:pPrChange w:id="938"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ins w:id="939" w:author="Juddy Tatiana Vargas Santofimio" w:date="2026-08-31T18:59:00Z">
              <w:r w:rsidRPr="00113D74">
                <w:t xml:space="preserve">En la categoría Mixto, la alineación de un equipo en </w:t>
              </w:r>
            </w:ins>
            <w:ins w:id="940" w:author="Juddy Tatiana Vargas Santofimio" w:date="2026-09-13T14:35:00Z">
              <w:r w:rsidR="0016594A">
                <w:t>HandPLay</w:t>
              </w:r>
            </w:ins>
            <w:ins w:id="941" w:author="Juddy Tatiana Vargas Santofimio" w:date="2026-08-31T18:59:00Z">
              <w:r w:rsidRPr="00113D74">
                <w:t xml:space="preserve"> debe incluir al menos la cantidad mínima de jugadores de cada género que defina el reglamento de la Liga (valor de referencia usado en ligas similares: mínimo 2 de 7 jugadores en </w:t>
              </w:r>
            </w:ins>
            <w:ins w:id="942" w:author="Juddy Tatiana Vargas Santofimio" w:date="2026-09-13T14:35:00Z">
              <w:r w:rsidR="0016594A">
                <w:t>HandPLay</w:t>
              </w:r>
            </w:ins>
            <w:ins w:id="943" w:author="Juddy Tatiana Vargas Santofimio" w:date="2026-08-31T18:59:00Z">
              <w:r w:rsidRPr="00113D74">
                <w:t>; pendiente de confirmación por la Liga de Balonmano del Caquetá).</w:t>
              </w:r>
            </w:ins>
          </w:p>
        </w:tc>
      </w:tr>
    </w:tbl>
    <w:p w:rsidR="00060A01" w:rsidRDefault="00060A01">
      <w:pPr>
        <w:pStyle w:val="Ttulo1"/>
        <w:rPr>
          <w:ins w:id="944" w:author="Juddy Tatiana Vargas Santofimio" w:date="2026-09-01T15:40:00Z"/>
        </w:rPr>
        <w:pPrChange w:id="945" w:author="Juddy Tatiana Vargas Santofimio" w:date="2026-09-01T15:40:00Z">
          <w:pPr>
            <w:spacing w:after="0" w:line="240" w:lineRule="auto"/>
          </w:pPr>
        </w:pPrChange>
      </w:pPr>
      <w:bookmarkStart w:id="946" w:name="_Toc240204887"/>
      <w:ins w:id="947" w:author="Juddy Tatiana Vargas Santofimio" w:date="2026-09-01T15:40:00Z">
        <w:r>
          <w:t>Definición del MVP y priorización</w:t>
        </w:r>
        <w:bookmarkEnd w:id="946"/>
      </w:ins>
    </w:p>
    <w:p w:rsidR="00060A01" w:rsidRDefault="00060A01">
      <w:pPr>
        <w:rPr>
          <w:ins w:id="948" w:author="Juddy Tatiana Vargas Santofimio" w:date="2026-09-01T15:40:00Z"/>
        </w:rPr>
        <w:pPrChange w:id="949" w:author="Juddy Tatiana Vargas Santofimio" w:date="2026-09-01T15:40:00Z">
          <w:pPr>
            <w:spacing w:after="0" w:line="240" w:lineRule="auto"/>
          </w:pPr>
        </w:pPrChange>
      </w:pPr>
      <w:ins w:id="950" w:author="Juddy Tatiana Vargas Santofimio" w:date="2026-09-01T15:40:00Z">
        <w:r w:rsidRPr="00060A01">
          <w:t xml:space="preserve">La priorización que sigue es una propuesta de trabajo (metodología </w:t>
        </w:r>
        <w:proofErr w:type="spellStart"/>
        <w:r w:rsidRPr="00060A01">
          <w:t>MoSCoW</w:t>
        </w:r>
        <w:proofErr w:type="spellEnd"/>
        <w:r w:rsidRPr="00060A01">
          <w:t>) basada en qué se necesita para operar un torneo real de principio a fin. Debe validarse con la Liga antes de iniciar desarrollo; ver sección 13.</w:t>
        </w:r>
      </w:ins>
    </w:p>
    <w:p w:rsidR="00060A01" w:rsidRDefault="00060A01" w:rsidP="00060A01">
      <w:pPr>
        <w:pStyle w:val="Ttulo2"/>
        <w:rPr>
          <w:ins w:id="951" w:author="Juddy Tatiana Vargas Santofimio" w:date="2026-09-01T15:40:00Z"/>
        </w:rPr>
      </w:pPr>
      <w:ins w:id="952" w:author="Juddy Tatiana Vargas Santofimio" w:date="2026-09-01T15:40:00Z">
        <w:r>
          <w:t>Debe tener (MVP)</w:t>
        </w:r>
      </w:ins>
    </w:p>
    <w:p w:rsidR="00060A01" w:rsidRDefault="00060A01" w:rsidP="00060A01">
      <w:pPr>
        <w:spacing w:after="140"/>
        <w:rPr>
          <w:ins w:id="953" w:author="Juddy Tatiana Vargas Santofimio" w:date="2026-09-01T15:40:00Z"/>
        </w:rPr>
      </w:pPr>
      <w:ins w:id="954" w:author="Juddy Tatiana Vargas Santofimio" w:date="2026-09-01T15:40:00Z">
        <w:r>
          <w:t>Lo mínimo para que la Liga pueda correr un torneo completo dentro de la aplicación:</w:t>
        </w:r>
      </w:ins>
    </w:p>
    <w:p w:rsidR="00060A01" w:rsidRDefault="00060A01">
      <w:pPr>
        <w:pStyle w:val="Prrafodelista"/>
        <w:numPr>
          <w:ilvl w:val="0"/>
          <w:numId w:val="42"/>
        </w:numPr>
        <w:spacing w:after="60" w:line="240" w:lineRule="auto"/>
        <w:contextualSpacing w:val="0"/>
        <w:rPr>
          <w:ins w:id="955" w:author="Juddy Tatiana Vargas Santofimio" w:date="2026-09-01T15:40:00Z"/>
        </w:rPr>
        <w:pPrChange w:id="956" w:author="Juddy Tatiana Vargas Santofimio" w:date="2026-09-01T15:41:00Z">
          <w:pPr>
            <w:pStyle w:val="Prrafodelista"/>
            <w:numPr>
              <w:numId w:val="39"/>
            </w:numPr>
            <w:spacing w:after="60" w:line="240" w:lineRule="auto"/>
            <w:ind w:left="360" w:hanging="260"/>
            <w:contextualSpacing w:val="0"/>
          </w:pPr>
        </w:pPrChange>
      </w:pPr>
      <w:ins w:id="957" w:author="Juddy Tatiana Vargas Santofimio" w:date="2026-09-01T15:40:00Z">
        <w:r>
          <w:t>RF-01, RF-02, RF-03 — creación y gestión básica de torneos.</w:t>
        </w:r>
      </w:ins>
    </w:p>
    <w:p w:rsidR="00060A01" w:rsidRDefault="00060A01">
      <w:pPr>
        <w:pStyle w:val="Prrafodelista"/>
        <w:numPr>
          <w:ilvl w:val="0"/>
          <w:numId w:val="42"/>
        </w:numPr>
        <w:spacing w:after="60" w:line="240" w:lineRule="auto"/>
        <w:contextualSpacing w:val="0"/>
        <w:rPr>
          <w:ins w:id="958" w:author="Juddy Tatiana Vargas Santofimio" w:date="2026-09-01T15:40:00Z"/>
        </w:rPr>
        <w:pPrChange w:id="959" w:author="Juddy Tatiana Vargas Santofimio" w:date="2026-09-01T15:41:00Z">
          <w:pPr>
            <w:pStyle w:val="Prrafodelista"/>
            <w:numPr>
              <w:numId w:val="39"/>
            </w:numPr>
            <w:spacing w:after="60" w:line="240" w:lineRule="auto"/>
            <w:ind w:left="360" w:hanging="260"/>
            <w:contextualSpacing w:val="0"/>
          </w:pPr>
        </w:pPrChange>
      </w:pPr>
      <w:ins w:id="960" w:author="Juddy Tatiana Vargas Santofimio" w:date="2026-09-01T15:40:00Z">
        <w:r>
          <w:t>RF-05, RF-06, RF-07 — inscripción pública de equipos y aprobación por la Liga.</w:t>
        </w:r>
      </w:ins>
    </w:p>
    <w:p w:rsidR="00060A01" w:rsidRDefault="00060A01">
      <w:pPr>
        <w:pStyle w:val="Prrafodelista"/>
        <w:numPr>
          <w:ilvl w:val="0"/>
          <w:numId w:val="42"/>
        </w:numPr>
        <w:spacing w:after="60" w:line="240" w:lineRule="auto"/>
        <w:contextualSpacing w:val="0"/>
        <w:rPr>
          <w:ins w:id="961" w:author="Juddy Tatiana Vargas Santofimio" w:date="2026-09-01T15:40:00Z"/>
        </w:rPr>
        <w:pPrChange w:id="962" w:author="Juddy Tatiana Vargas Santofimio" w:date="2026-09-01T15:41:00Z">
          <w:pPr>
            <w:pStyle w:val="Prrafodelista"/>
            <w:numPr>
              <w:numId w:val="39"/>
            </w:numPr>
            <w:spacing w:after="60" w:line="240" w:lineRule="auto"/>
            <w:ind w:left="360" w:hanging="260"/>
            <w:contextualSpacing w:val="0"/>
          </w:pPr>
        </w:pPrChange>
      </w:pPr>
      <w:ins w:id="963" w:author="Juddy Tatiana Vargas Santofimio" w:date="2026-09-01T15:40:00Z">
        <w:r>
          <w:t>RF-09, RF-10, RF-11, RF-12 — calendario y creación de partidos con bloqueo de conflicto de interés.</w:t>
        </w:r>
      </w:ins>
    </w:p>
    <w:p w:rsidR="00060A01" w:rsidRDefault="00060A01">
      <w:pPr>
        <w:pStyle w:val="Prrafodelista"/>
        <w:numPr>
          <w:ilvl w:val="0"/>
          <w:numId w:val="42"/>
        </w:numPr>
        <w:spacing w:after="60" w:line="240" w:lineRule="auto"/>
        <w:contextualSpacing w:val="0"/>
        <w:rPr>
          <w:ins w:id="964" w:author="Juddy Tatiana Vargas Santofimio" w:date="2026-09-01T15:40:00Z"/>
        </w:rPr>
        <w:pPrChange w:id="965" w:author="Juddy Tatiana Vargas Santofimio" w:date="2026-09-01T15:41:00Z">
          <w:pPr>
            <w:pStyle w:val="Prrafodelista"/>
            <w:numPr>
              <w:numId w:val="39"/>
            </w:numPr>
            <w:spacing w:after="60" w:line="240" w:lineRule="auto"/>
            <w:ind w:left="360" w:hanging="260"/>
            <w:contextualSpacing w:val="0"/>
          </w:pPr>
        </w:pPrChange>
      </w:pPr>
      <w:ins w:id="966" w:author="Juddy Tatiana Vargas Santofimio" w:date="2026-09-01T15:40:00Z">
        <w:r>
          <w:t>RF-13, RF-14, RF-15, RF-16 — partido en vivo y carga de resultado, restringido a la mesa asignada.</w:t>
        </w:r>
      </w:ins>
    </w:p>
    <w:p w:rsidR="00060A01" w:rsidRDefault="00060A01">
      <w:pPr>
        <w:pStyle w:val="Prrafodelista"/>
        <w:numPr>
          <w:ilvl w:val="0"/>
          <w:numId w:val="42"/>
        </w:numPr>
        <w:spacing w:after="60" w:line="240" w:lineRule="auto"/>
        <w:contextualSpacing w:val="0"/>
        <w:rPr>
          <w:ins w:id="967" w:author="Juddy Tatiana Vargas Santofimio" w:date="2026-09-01T15:40:00Z"/>
        </w:rPr>
        <w:pPrChange w:id="968" w:author="Juddy Tatiana Vargas Santofimio" w:date="2026-09-01T15:41:00Z">
          <w:pPr>
            <w:pStyle w:val="Prrafodelista"/>
            <w:numPr>
              <w:numId w:val="39"/>
            </w:numPr>
            <w:spacing w:after="60" w:line="240" w:lineRule="auto"/>
            <w:ind w:left="360" w:hanging="260"/>
            <w:contextualSpacing w:val="0"/>
          </w:pPr>
        </w:pPrChange>
      </w:pPr>
      <w:ins w:id="969" w:author="Juddy Tatiana Vargas Santofimio" w:date="2026-09-01T15:40:00Z">
        <w:r>
          <w:t>RF-18 — tabla de posiciones.</w:t>
        </w:r>
      </w:ins>
    </w:p>
    <w:p w:rsidR="00060A01" w:rsidRDefault="00060A01">
      <w:pPr>
        <w:pStyle w:val="Prrafodelista"/>
        <w:numPr>
          <w:ilvl w:val="0"/>
          <w:numId w:val="42"/>
        </w:numPr>
        <w:spacing w:after="60" w:line="240" w:lineRule="auto"/>
        <w:contextualSpacing w:val="0"/>
        <w:rPr>
          <w:ins w:id="970" w:author="Juddy Tatiana Vargas Santofimio" w:date="2026-09-01T15:40:00Z"/>
        </w:rPr>
        <w:pPrChange w:id="971" w:author="Juddy Tatiana Vargas Santofimio" w:date="2026-09-01T15:41:00Z">
          <w:pPr>
            <w:pStyle w:val="Prrafodelista"/>
            <w:numPr>
              <w:numId w:val="39"/>
            </w:numPr>
            <w:spacing w:after="60" w:line="240" w:lineRule="auto"/>
            <w:ind w:left="360" w:hanging="260"/>
            <w:contextualSpacing w:val="0"/>
          </w:pPr>
        </w:pPrChange>
      </w:pPr>
      <w:ins w:id="972" w:author="Juddy Tatiana Vargas Santofimio" w:date="2026-09-01T15:40:00Z">
        <w:r>
          <w:lastRenderedPageBreak/>
          <w:t>RN-01 a RN-05 — todas las reglas de bloqueo y control de acceso, por ser el diferencial central del producto frente a un sistema genérico.</w:t>
        </w:r>
      </w:ins>
    </w:p>
    <w:p w:rsidR="00060A01" w:rsidRDefault="00060A01" w:rsidP="00060A01">
      <w:pPr>
        <w:pStyle w:val="Ttulo2"/>
        <w:rPr>
          <w:ins w:id="973" w:author="Juddy Tatiana Vargas Santofimio" w:date="2026-09-01T15:41:00Z"/>
        </w:rPr>
      </w:pPr>
      <w:ins w:id="974" w:author="Juddy Tatiana Vargas Santofimio" w:date="2026-09-01T15:41:00Z">
        <w:r>
          <w:t>Debería tener</w:t>
        </w:r>
      </w:ins>
    </w:p>
    <w:p w:rsidR="00060A01" w:rsidRDefault="00060A01" w:rsidP="00060A01">
      <w:pPr>
        <w:spacing w:after="140"/>
        <w:rPr>
          <w:ins w:id="975" w:author="Juddy Tatiana Vargas Santofimio" w:date="2026-09-01T15:41:00Z"/>
        </w:rPr>
      </w:pPr>
      <w:ins w:id="976" w:author="Juddy Tatiana Vargas Santofimio" w:date="2026-09-01T15:41:00Z">
        <w:r>
          <w:t>Mejora significativamente la experiencia, pero un primer torneo piloto podría operar sin esto:</w:t>
        </w:r>
      </w:ins>
    </w:p>
    <w:p w:rsidR="00060A01" w:rsidRDefault="00060A01">
      <w:pPr>
        <w:pStyle w:val="Prrafodelista"/>
        <w:numPr>
          <w:ilvl w:val="0"/>
          <w:numId w:val="43"/>
        </w:numPr>
        <w:spacing w:after="60" w:line="240" w:lineRule="auto"/>
        <w:contextualSpacing w:val="0"/>
        <w:rPr>
          <w:ins w:id="977" w:author="Juddy Tatiana Vargas Santofimio" w:date="2026-09-01T15:41:00Z"/>
        </w:rPr>
        <w:pPrChange w:id="978" w:author="Juddy Tatiana Vargas Santofimio" w:date="2026-09-01T15:41:00Z">
          <w:pPr>
            <w:pStyle w:val="Prrafodelista"/>
            <w:numPr>
              <w:numId w:val="39"/>
            </w:numPr>
            <w:spacing w:after="60" w:line="240" w:lineRule="auto"/>
            <w:ind w:left="360" w:hanging="260"/>
            <w:contextualSpacing w:val="0"/>
          </w:pPr>
        </w:pPrChange>
      </w:pPr>
      <w:ins w:id="979" w:author="Juddy Tatiana Vargas Santofimio" w:date="2026-09-01T15:41:00Z">
        <w:r>
          <w:t>RF-04 — torneos favoritos.</w:t>
        </w:r>
      </w:ins>
    </w:p>
    <w:p w:rsidR="00060A01" w:rsidRDefault="00060A01">
      <w:pPr>
        <w:pStyle w:val="Prrafodelista"/>
        <w:numPr>
          <w:ilvl w:val="0"/>
          <w:numId w:val="43"/>
        </w:numPr>
        <w:spacing w:after="60" w:line="240" w:lineRule="auto"/>
        <w:contextualSpacing w:val="0"/>
        <w:rPr>
          <w:ins w:id="980" w:author="Juddy Tatiana Vargas Santofimio" w:date="2026-09-01T15:41:00Z"/>
        </w:rPr>
        <w:pPrChange w:id="981" w:author="Juddy Tatiana Vargas Santofimio" w:date="2026-09-01T15:41:00Z">
          <w:pPr>
            <w:pStyle w:val="Prrafodelista"/>
            <w:numPr>
              <w:numId w:val="39"/>
            </w:numPr>
            <w:spacing w:after="60" w:line="240" w:lineRule="auto"/>
            <w:ind w:left="360" w:hanging="260"/>
            <w:contextualSpacing w:val="0"/>
          </w:pPr>
        </w:pPrChange>
      </w:pPr>
      <w:ins w:id="982" w:author="Juddy Tatiana Vargas Santofimio" w:date="2026-09-01T15:41:00Z">
        <w:r>
          <w:t>RF-08 — detalle de equipo.</w:t>
        </w:r>
      </w:ins>
    </w:p>
    <w:p w:rsidR="00060A01" w:rsidRDefault="00060A01">
      <w:pPr>
        <w:pStyle w:val="Prrafodelista"/>
        <w:numPr>
          <w:ilvl w:val="0"/>
          <w:numId w:val="43"/>
        </w:numPr>
        <w:spacing w:after="60" w:line="240" w:lineRule="auto"/>
        <w:contextualSpacing w:val="0"/>
        <w:rPr>
          <w:ins w:id="983" w:author="Juddy Tatiana Vargas Santofimio" w:date="2026-09-01T15:41:00Z"/>
        </w:rPr>
        <w:pPrChange w:id="984" w:author="Juddy Tatiana Vargas Santofimio" w:date="2026-09-01T15:41:00Z">
          <w:pPr>
            <w:pStyle w:val="Prrafodelista"/>
            <w:numPr>
              <w:numId w:val="39"/>
            </w:numPr>
            <w:spacing w:after="60" w:line="240" w:lineRule="auto"/>
            <w:ind w:left="360" w:hanging="260"/>
            <w:contextualSpacing w:val="0"/>
          </w:pPr>
        </w:pPrChange>
      </w:pPr>
      <w:ins w:id="985" w:author="Juddy Tatiana Vargas Santofimio" w:date="2026-09-01T15:41:00Z">
        <w:r>
          <w:t>RF-19, RF-20 — goleadores y valla menos vencida.</w:t>
        </w:r>
      </w:ins>
    </w:p>
    <w:p w:rsidR="00060A01" w:rsidRDefault="00060A01">
      <w:pPr>
        <w:pStyle w:val="Prrafodelista"/>
        <w:numPr>
          <w:ilvl w:val="0"/>
          <w:numId w:val="43"/>
        </w:numPr>
        <w:spacing w:after="60" w:line="240" w:lineRule="auto"/>
        <w:contextualSpacing w:val="0"/>
        <w:rPr>
          <w:ins w:id="986" w:author="Juddy Tatiana Vargas Santofimio" w:date="2026-09-01T15:41:00Z"/>
        </w:rPr>
        <w:pPrChange w:id="987" w:author="Juddy Tatiana Vargas Santofimio" w:date="2026-09-01T15:41:00Z">
          <w:pPr>
            <w:pStyle w:val="Prrafodelista"/>
            <w:numPr>
              <w:numId w:val="39"/>
            </w:numPr>
            <w:spacing w:after="60" w:line="240" w:lineRule="auto"/>
            <w:ind w:left="360" w:hanging="260"/>
            <w:contextualSpacing w:val="0"/>
          </w:pPr>
        </w:pPrChange>
      </w:pPr>
      <w:ins w:id="988" w:author="Juddy Tatiana Vargas Santofimio" w:date="2026-09-01T15:41:00Z">
        <w:r>
          <w:t>RF-21, RF-22, RF-23 — fichas de jugador/árbitro y cruce de doble rol.</w:t>
        </w:r>
      </w:ins>
    </w:p>
    <w:p w:rsidR="00060A01" w:rsidRDefault="00060A01">
      <w:pPr>
        <w:pStyle w:val="Prrafodelista"/>
        <w:numPr>
          <w:ilvl w:val="0"/>
          <w:numId w:val="43"/>
        </w:numPr>
        <w:spacing w:after="60" w:line="240" w:lineRule="auto"/>
        <w:contextualSpacing w:val="0"/>
        <w:rPr>
          <w:ins w:id="989" w:author="Juddy Tatiana Vargas Santofimio" w:date="2026-09-01T15:41:00Z"/>
        </w:rPr>
        <w:pPrChange w:id="990" w:author="Juddy Tatiana Vargas Santofimio" w:date="2026-09-01T15:41:00Z">
          <w:pPr>
            <w:pStyle w:val="Prrafodelista"/>
            <w:numPr>
              <w:numId w:val="39"/>
            </w:numPr>
            <w:spacing w:after="60" w:line="240" w:lineRule="auto"/>
            <w:ind w:left="360" w:hanging="260"/>
            <w:contextualSpacing w:val="0"/>
          </w:pPr>
        </w:pPrChange>
      </w:pPr>
      <w:ins w:id="991" w:author="Juddy Tatiana Vargas Santofimio" w:date="2026-09-01T15:41:00Z">
        <w:r>
          <w:t>RF-17 y RN-06 — soporte a categoría Mixto (puede diferirse si el torneo piloto no incluye esta categoría).</w:t>
        </w:r>
      </w:ins>
    </w:p>
    <w:p w:rsidR="00060A01" w:rsidRDefault="00060A01" w:rsidP="00060A01">
      <w:pPr>
        <w:pStyle w:val="Ttulo2"/>
        <w:rPr>
          <w:ins w:id="992" w:author="Juddy Tatiana Vargas Santofimio" w:date="2026-09-01T15:41:00Z"/>
        </w:rPr>
      </w:pPr>
      <w:ins w:id="993" w:author="Juddy Tatiana Vargas Santofimio" w:date="2026-09-01T15:41:00Z">
        <w:r>
          <w:t>Podría tener</w:t>
        </w:r>
      </w:ins>
    </w:p>
    <w:p w:rsidR="00060A01" w:rsidRDefault="00060A01" w:rsidP="00060A01">
      <w:pPr>
        <w:spacing w:after="140"/>
        <w:rPr>
          <w:ins w:id="994" w:author="Juddy Tatiana Vargas Santofimio" w:date="2026-09-01T15:41:00Z"/>
        </w:rPr>
      </w:pPr>
      <w:ins w:id="995" w:author="Juddy Tatiana Vargas Santofimio" w:date="2026-09-01T15:41:00Z">
        <w:r>
          <w:t>Valor incremental, no bloqueante para operar:</w:t>
        </w:r>
      </w:ins>
    </w:p>
    <w:p w:rsidR="00060A01" w:rsidRDefault="00060A01">
      <w:pPr>
        <w:pStyle w:val="Prrafodelista"/>
        <w:numPr>
          <w:ilvl w:val="0"/>
          <w:numId w:val="39"/>
        </w:numPr>
        <w:spacing w:after="60" w:line="240" w:lineRule="auto"/>
        <w:contextualSpacing w:val="0"/>
        <w:rPr>
          <w:ins w:id="996" w:author="Juddy Tatiana Vargas Santofimio" w:date="2026-09-01T15:41:00Z"/>
        </w:rPr>
        <w:pPrChange w:id="997" w:author="Juddy Tatiana Vargas Santofimio" w:date="2026-09-01T15:40:00Z">
          <w:pPr>
            <w:spacing w:after="0" w:line="240" w:lineRule="auto"/>
          </w:pPr>
        </w:pPrChange>
      </w:pPr>
      <w:ins w:id="998" w:author="Juddy Tatiana Vargas Santofimio" w:date="2026-09-01T15:41:00Z">
        <w:r>
          <w:t>RF-24, RF-25 — inicio de sesión social y recuperación de contraseña avanzada (un primer piloto podría operar con cuentas creadas directamente por el administrador).</w:t>
        </w:r>
      </w:ins>
    </w:p>
    <w:p w:rsidR="00060A01" w:rsidRDefault="00060A01" w:rsidP="00060A01">
      <w:pPr>
        <w:pStyle w:val="Ttulo1"/>
        <w:rPr>
          <w:ins w:id="999" w:author="Juddy Tatiana Vargas Santofimio" w:date="2026-09-01T15:41:00Z"/>
        </w:rPr>
      </w:pPr>
      <w:bookmarkStart w:id="1000" w:name="_Toc240204888"/>
      <w:ins w:id="1001" w:author="Juddy Tatiana Vargas Santofimio" w:date="2026-09-01T15:41:00Z">
        <w:r>
          <w:t>Experiencia de usuario</w:t>
        </w:r>
        <w:bookmarkEnd w:id="1000"/>
      </w:ins>
    </w:p>
    <w:p w:rsidR="00060A01" w:rsidRDefault="0016594A" w:rsidP="00060A01">
      <w:pPr>
        <w:spacing w:after="140"/>
        <w:rPr>
          <w:ins w:id="1002" w:author="Juddy Tatiana Vargas Santofimio" w:date="2026-09-01T15:41:00Z"/>
        </w:rPr>
      </w:pPr>
      <w:ins w:id="1003" w:author="Juddy Tatiana Vargas Santofimio" w:date="2026-09-13T14:35:00Z">
        <w:r>
          <w:t>HandPLay</w:t>
        </w:r>
      </w:ins>
      <w:ins w:id="1004" w:author="Juddy Tatiana Vargas Santofimio" w:date="2026-09-01T15:41:00Z">
        <w:r w:rsidR="00060A01">
          <w:t xml:space="preserve"> se diseñó mobile-first, con tema claro y oscuro, y un lenguaje visual propio de la Liga (verde institucional, tipografías Manrope/Inter/Space Grotesk). El diseño actual cubre 17 pantallas en mockups (HTML y PDF), organizadas alrededor de los flujos principales del sistema.</w:t>
        </w:r>
      </w:ins>
    </w:p>
    <w:p w:rsidR="00060A01" w:rsidRDefault="00060A01">
      <w:pPr>
        <w:spacing w:after="140"/>
        <w:rPr>
          <w:ins w:id="1005" w:author="Juddy Tatiana Vargas Santofimio" w:date="2026-09-01T15:42:00Z"/>
        </w:rPr>
        <w:pPrChange w:id="1006" w:author="Juddy Tatiana Vargas Santofimio" w:date="2026-09-01T15:41:00Z">
          <w:pPr>
            <w:spacing w:after="0" w:line="240" w:lineRule="auto"/>
          </w:pPr>
        </w:pPrChange>
      </w:pPr>
      <w:ins w:id="1007" w:author="Juddy Tatiana Vargas Santofimio" w:date="2026-09-01T15:41:00Z">
        <w:r>
          <w:t>La siguiente tabla conecta cada pantalla clave con el caso de uso que formaliza su flujo (ver detalle completo en el Anexo A):</w:t>
        </w:r>
      </w:ins>
    </w:p>
    <w:tbl>
      <w:tblPr>
        <w:tblStyle w:val="Estilo1"/>
        <w:tblW w:w="8062" w:type="dxa"/>
        <w:tblInd w:w="-5" w:type="dxa"/>
        <w:tblLook w:val="0020" w:firstRow="1" w:lastRow="0" w:firstColumn="0" w:lastColumn="0" w:noHBand="0" w:noVBand="0"/>
        <w:tblPrChange w:id="1008" w:author="Juddy Tatiana Vargas Santofimio" w:date="2026-09-13T15:00:00Z">
          <w:tblPr>
            <w:tblStyle w:val="Estilo1"/>
            <w:tblW w:w="8288" w:type="dxa"/>
            <w:tblInd w:w="-5" w:type="dxa"/>
            <w:tblLook w:val="0020" w:firstRow="1" w:lastRow="0" w:firstColumn="0" w:lastColumn="0" w:noHBand="0" w:noVBand="0"/>
          </w:tblPr>
        </w:tblPrChange>
      </w:tblPr>
      <w:tblGrid>
        <w:gridCol w:w="5443"/>
        <w:gridCol w:w="2619"/>
        <w:tblGridChange w:id="1009">
          <w:tblGrid>
            <w:gridCol w:w="5613"/>
            <w:gridCol w:w="56"/>
            <w:gridCol w:w="2563"/>
            <w:gridCol w:w="56"/>
          </w:tblGrid>
        </w:tblGridChange>
      </w:tblGrid>
      <w:tr w:rsidR="00E53B5C" w:rsidTr="00E53B5C">
        <w:trPr>
          <w:cnfStyle w:val="100000000000" w:firstRow="1" w:lastRow="0" w:firstColumn="0" w:lastColumn="0" w:oddVBand="0" w:evenVBand="0" w:oddHBand="0" w:evenHBand="0" w:firstRowFirstColumn="0" w:firstRowLastColumn="0" w:lastRowFirstColumn="0" w:lastRowLastColumn="0"/>
          <w:ins w:id="1010" w:author="Juddy Tatiana Vargas Santofimio" w:date="2026-09-01T15:42:00Z"/>
        </w:trPr>
        <w:tc>
          <w:tcPr>
            <w:tcW w:w="5443" w:type="dxa"/>
            <w:tcPrChange w:id="1011" w:author="Juddy Tatiana Vargas Santofimio" w:date="2026-09-13T15:00:00Z">
              <w:tcPr>
                <w:tcW w:w="5669" w:type="dxa"/>
                <w:gridSpan w:val="2"/>
              </w:tcPr>
            </w:tcPrChange>
          </w:tcPr>
          <w:p w:rsidR="00060A01" w:rsidRPr="00E53B5C" w:rsidRDefault="00060A01">
            <w:pPr>
              <w:cnfStyle w:val="100000000000" w:firstRow="1" w:lastRow="0" w:firstColumn="0" w:lastColumn="0" w:oddVBand="0" w:evenVBand="0" w:oddHBand="0" w:evenHBand="0" w:firstRowFirstColumn="0" w:firstRowLastColumn="0" w:lastRowFirstColumn="0" w:lastRowLastColumn="0"/>
              <w:rPr>
                <w:ins w:id="1012" w:author="Juddy Tatiana Vargas Santofimio" w:date="2026-09-01T15:42:00Z"/>
                <w:rPrChange w:id="1013" w:author="Juddy Tatiana Vargas Santofimio" w:date="2026-09-13T15:00:00Z">
                  <w:rPr>
                    <w:ins w:id="1014" w:author="Juddy Tatiana Vargas Santofimio" w:date="2026-09-01T15:42:00Z"/>
                  </w:rPr>
                </w:rPrChange>
              </w:rPr>
              <w:pPrChange w:id="1015" w:author="Juddy Tatiana Vargas Santofimio" w:date="2026-09-01T15:42:00Z">
                <w:pPr>
                  <w:cnfStyle w:val="100000000000" w:firstRow="1" w:lastRow="0" w:firstColumn="0" w:lastColumn="0" w:oddVBand="0" w:evenVBand="0" w:oddHBand="0" w:evenHBand="0" w:firstRowFirstColumn="0" w:firstRowLastColumn="0" w:lastRowFirstColumn="0" w:lastRowLastColumn="0"/>
                </w:pPr>
              </w:pPrChange>
            </w:pPr>
            <w:ins w:id="1016" w:author="Juddy Tatiana Vargas Santofimio" w:date="2026-09-01T15:42:00Z">
              <w:r w:rsidRPr="00E53B5C">
                <w:rPr>
                  <w:bCs/>
                  <w:color w:val="FFFFFF"/>
                  <w:rPrChange w:id="1017" w:author="Juddy Tatiana Vargas Santofimio" w:date="2026-09-13T15:00:00Z">
                    <w:rPr>
                      <w:b w:val="0"/>
                      <w:bCs/>
                      <w:color w:val="FFFFFF"/>
                    </w:rPr>
                  </w:rPrChange>
                </w:rPr>
                <w:t>Pantalla / flujo</w:t>
              </w:r>
            </w:ins>
          </w:p>
        </w:tc>
        <w:tc>
          <w:tcPr>
            <w:tcW w:w="2619" w:type="dxa"/>
            <w:tcPrChange w:id="1018" w:author="Juddy Tatiana Vargas Santofimio" w:date="2026-09-13T15:00:00Z">
              <w:tcPr>
                <w:tcW w:w="2619" w:type="dxa"/>
                <w:gridSpan w:val="2"/>
              </w:tcPr>
            </w:tcPrChange>
          </w:tcPr>
          <w:p w:rsidR="00060A01" w:rsidRPr="00E53B5C" w:rsidRDefault="00060A01">
            <w:pPr>
              <w:cnfStyle w:val="100000000000" w:firstRow="1" w:lastRow="0" w:firstColumn="0" w:lastColumn="0" w:oddVBand="0" w:evenVBand="0" w:oddHBand="0" w:evenHBand="0" w:firstRowFirstColumn="0" w:firstRowLastColumn="0" w:lastRowFirstColumn="0" w:lastRowLastColumn="0"/>
              <w:rPr>
                <w:ins w:id="1019" w:author="Juddy Tatiana Vargas Santofimio" w:date="2026-09-01T15:42:00Z"/>
                <w:rPrChange w:id="1020" w:author="Juddy Tatiana Vargas Santofimio" w:date="2026-09-13T15:00:00Z">
                  <w:rPr>
                    <w:ins w:id="1021" w:author="Juddy Tatiana Vargas Santofimio" w:date="2026-09-01T15:42:00Z"/>
                  </w:rPr>
                </w:rPrChange>
              </w:rPr>
              <w:pPrChange w:id="1022" w:author="Juddy Tatiana Vargas Santofimio" w:date="2026-09-01T15:42:00Z">
                <w:pPr>
                  <w:cnfStyle w:val="100000000000" w:firstRow="1" w:lastRow="0" w:firstColumn="0" w:lastColumn="0" w:oddVBand="0" w:evenVBand="0" w:oddHBand="0" w:evenHBand="0" w:firstRowFirstColumn="0" w:firstRowLastColumn="0" w:lastRowFirstColumn="0" w:lastRowLastColumn="0"/>
                </w:pPr>
              </w:pPrChange>
            </w:pPr>
            <w:ins w:id="1023" w:author="Juddy Tatiana Vargas Santofimio" w:date="2026-09-01T15:42:00Z">
              <w:r w:rsidRPr="00E53B5C">
                <w:rPr>
                  <w:bCs/>
                  <w:color w:val="FFFFFF"/>
                  <w:rPrChange w:id="1024" w:author="Juddy Tatiana Vargas Santofimio" w:date="2026-09-13T15:00:00Z">
                    <w:rPr>
                      <w:b w:val="0"/>
                      <w:bCs/>
                      <w:color w:val="FFFFFF"/>
                    </w:rPr>
                  </w:rPrChange>
                </w:rPr>
                <w:t>Caso de uso relacionado</w:t>
              </w:r>
            </w:ins>
          </w:p>
        </w:tc>
      </w:tr>
      <w:tr w:rsidR="00E53B5C" w:rsidTr="00E53B5C">
        <w:trPr>
          <w:cnfStyle w:val="000000100000" w:firstRow="0" w:lastRow="0" w:firstColumn="0" w:lastColumn="0" w:oddVBand="0" w:evenVBand="0" w:oddHBand="1" w:evenHBand="0" w:firstRowFirstColumn="0" w:firstRowLastColumn="0" w:lastRowFirstColumn="0" w:lastRowLastColumn="0"/>
          <w:ins w:id="1025" w:author="Juddy Tatiana Vargas Santofimio" w:date="2026-09-01T15:42:00Z"/>
        </w:trPr>
        <w:tc>
          <w:tcPr>
            <w:tcW w:w="5443" w:type="dxa"/>
            <w:tcPrChange w:id="1026" w:author="Juddy Tatiana Vargas Santofimio" w:date="2026-09-13T15:00:00Z">
              <w:tcPr>
                <w:tcW w:w="566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027" w:author="Juddy Tatiana Vargas Santofimio" w:date="2026-09-01T15:42:00Z"/>
              </w:rPr>
              <w:pPrChange w:id="1028"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029" w:author="Juddy Tatiana Vargas Santofimio" w:date="2026-09-01T15:42:00Z">
              <w:r>
                <w:t>Mis torneos / Torneos favoritos</w:t>
              </w:r>
            </w:ins>
          </w:p>
        </w:tc>
        <w:tc>
          <w:tcPr>
            <w:tcW w:w="2619" w:type="dxa"/>
            <w:tcPrChange w:id="1030" w:author="Juddy Tatiana Vargas Santofimio" w:date="2026-09-13T15:00:00Z">
              <w:tcPr>
                <w:tcW w:w="261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031" w:author="Juddy Tatiana Vargas Santofimio" w:date="2026-09-01T15:42:00Z"/>
              </w:rPr>
              <w:pPrChange w:id="1032"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033" w:author="Juddy Tatiana Vargas Santofimio" w:date="2026-09-01T15:42:00Z">
              <w:r>
                <w:t>UC-01, UC-10</w:t>
              </w:r>
            </w:ins>
          </w:p>
        </w:tc>
      </w:tr>
      <w:tr w:rsidR="00E53B5C" w:rsidTr="00E53B5C">
        <w:tblPrEx>
          <w:tblPrExChange w:id="1034" w:author="Juddy Tatiana Vargas Santofimio" w:date="2026-09-13T15:00:00Z">
            <w:tblPrEx>
              <w:tblW w:w="8232" w:type="dxa"/>
            </w:tblPrEx>
          </w:tblPrExChange>
        </w:tblPrEx>
        <w:trPr>
          <w:cnfStyle w:val="000000010000" w:firstRow="0" w:lastRow="0" w:firstColumn="0" w:lastColumn="0" w:oddVBand="0" w:evenVBand="0" w:oddHBand="0" w:evenHBand="1" w:firstRowFirstColumn="0" w:firstRowLastColumn="0" w:lastRowFirstColumn="0" w:lastRowLastColumn="0"/>
          <w:ins w:id="1035" w:author="Juddy Tatiana Vargas Santofimio" w:date="2026-09-01T15:42:00Z"/>
          <w:trPrChange w:id="1036" w:author="Juddy Tatiana Vargas Santofimio" w:date="2026-09-13T15:00:00Z">
            <w:trPr>
              <w:gridAfter w:val="0"/>
            </w:trPr>
          </w:trPrChange>
        </w:trPr>
        <w:tc>
          <w:tcPr>
            <w:tcW w:w="5443" w:type="dxa"/>
            <w:tcPrChange w:id="1037" w:author="Juddy Tatiana Vargas Santofimio" w:date="2026-09-13T15:00:00Z">
              <w:tcPr>
                <w:tcW w:w="5613" w:type="dxa"/>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038" w:author="Juddy Tatiana Vargas Santofimio" w:date="2026-09-01T15:42:00Z"/>
              </w:rPr>
              <w:pPrChange w:id="1039"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040" w:author="Juddy Tatiana Vargas Santofimio" w:date="2026-09-01T15:42:00Z">
              <w:r>
                <w:t>Crear torneo</w:t>
              </w:r>
            </w:ins>
          </w:p>
        </w:tc>
        <w:tc>
          <w:tcPr>
            <w:tcW w:w="2619" w:type="dxa"/>
            <w:tcPrChange w:id="1041" w:author="Juddy Tatiana Vargas Santofimio" w:date="2026-09-13T15:00:00Z">
              <w:tcPr>
                <w:tcW w:w="2619" w:type="dxa"/>
                <w:gridSpan w:val="2"/>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042" w:author="Juddy Tatiana Vargas Santofimio" w:date="2026-09-01T15:42:00Z"/>
              </w:rPr>
              <w:pPrChange w:id="1043"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044" w:author="Juddy Tatiana Vargas Santofimio" w:date="2026-09-01T15:42:00Z">
              <w:r>
                <w:t>UC-01</w:t>
              </w:r>
            </w:ins>
          </w:p>
        </w:tc>
      </w:tr>
      <w:tr w:rsidR="00E53B5C" w:rsidTr="00E53B5C">
        <w:trPr>
          <w:cnfStyle w:val="000000100000" w:firstRow="0" w:lastRow="0" w:firstColumn="0" w:lastColumn="0" w:oddVBand="0" w:evenVBand="0" w:oddHBand="1" w:evenHBand="0" w:firstRowFirstColumn="0" w:firstRowLastColumn="0" w:lastRowFirstColumn="0" w:lastRowLastColumn="0"/>
          <w:ins w:id="1045" w:author="Juddy Tatiana Vargas Santofimio" w:date="2026-09-01T15:42:00Z"/>
        </w:trPr>
        <w:tc>
          <w:tcPr>
            <w:tcW w:w="5443" w:type="dxa"/>
            <w:tcPrChange w:id="1046" w:author="Juddy Tatiana Vargas Santofimio" w:date="2026-09-13T15:00:00Z">
              <w:tcPr>
                <w:tcW w:w="566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047" w:author="Juddy Tatiana Vargas Santofimio" w:date="2026-09-01T15:42:00Z"/>
              </w:rPr>
              <w:pPrChange w:id="1048"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049" w:author="Juddy Tatiana Vargas Santofimio" w:date="2026-09-01T15:42:00Z">
              <w:r>
                <w:t>Inscripción pública de equipo</w:t>
              </w:r>
            </w:ins>
          </w:p>
        </w:tc>
        <w:tc>
          <w:tcPr>
            <w:tcW w:w="2619" w:type="dxa"/>
            <w:tcPrChange w:id="1050" w:author="Juddy Tatiana Vargas Santofimio" w:date="2026-09-13T15:00:00Z">
              <w:tcPr>
                <w:tcW w:w="261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051" w:author="Juddy Tatiana Vargas Santofimio" w:date="2026-09-01T15:42:00Z"/>
              </w:rPr>
              <w:pPrChange w:id="1052"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053" w:author="Juddy Tatiana Vargas Santofimio" w:date="2026-09-01T15:42:00Z">
              <w:r>
                <w:t>UC-02</w:t>
              </w:r>
            </w:ins>
          </w:p>
        </w:tc>
      </w:tr>
      <w:tr w:rsidR="00E53B5C" w:rsidTr="00E53B5C">
        <w:tblPrEx>
          <w:tblPrExChange w:id="1054" w:author="Juddy Tatiana Vargas Santofimio" w:date="2026-09-13T15:00:00Z">
            <w:tblPrEx>
              <w:tblW w:w="8232" w:type="dxa"/>
            </w:tblPrEx>
          </w:tblPrExChange>
        </w:tblPrEx>
        <w:trPr>
          <w:cnfStyle w:val="000000010000" w:firstRow="0" w:lastRow="0" w:firstColumn="0" w:lastColumn="0" w:oddVBand="0" w:evenVBand="0" w:oddHBand="0" w:evenHBand="1" w:firstRowFirstColumn="0" w:firstRowLastColumn="0" w:lastRowFirstColumn="0" w:lastRowLastColumn="0"/>
          <w:ins w:id="1055" w:author="Juddy Tatiana Vargas Santofimio" w:date="2026-09-01T15:42:00Z"/>
          <w:trPrChange w:id="1056" w:author="Juddy Tatiana Vargas Santofimio" w:date="2026-09-13T15:00:00Z">
            <w:trPr>
              <w:gridAfter w:val="0"/>
            </w:trPr>
          </w:trPrChange>
        </w:trPr>
        <w:tc>
          <w:tcPr>
            <w:tcW w:w="5443" w:type="dxa"/>
            <w:tcPrChange w:id="1057" w:author="Juddy Tatiana Vargas Santofimio" w:date="2026-09-13T15:00:00Z">
              <w:tcPr>
                <w:tcW w:w="5613" w:type="dxa"/>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058" w:author="Juddy Tatiana Vargas Santofimio" w:date="2026-09-01T15:42:00Z"/>
              </w:rPr>
              <w:pPrChange w:id="1059"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060" w:author="Juddy Tatiana Vargas Santofimio" w:date="2026-09-01T15:42:00Z">
              <w:r>
                <w:t>Solicitudes pendientes de aprobación</w:t>
              </w:r>
            </w:ins>
          </w:p>
        </w:tc>
        <w:tc>
          <w:tcPr>
            <w:tcW w:w="2619" w:type="dxa"/>
            <w:tcPrChange w:id="1061" w:author="Juddy Tatiana Vargas Santofimio" w:date="2026-09-13T15:00:00Z">
              <w:tcPr>
                <w:tcW w:w="2619" w:type="dxa"/>
                <w:gridSpan w:val="2"/>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062" w:author="Juddy Tatiana Vargas Santofimio" w:date="2026-09-01T15:42:00Z"/>
              </w:rPr>
              <w:pPrChange w:id="1063"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064" w:author="Juddy Tatiana Vargas Santofimio" w:date="2026-09-01T15:42:00Z">
              <w:r>
                <w:t>UC-03</w:t>
              </w:r>
            </w:ins>
          </w:p>
        </w:tc>
      </w:tr>
      <w:tr w:rsidR="00E53B5C" w:rsidTr="00E53B5C">
        <w:trPr>
          <w:cnfStyle w:val="000000100000" w:firstRow="0" w:lastRow="0" w:firstColumn="0" w:lastColumn="0" w:oddVBand="0" w:evenVBand="0" w:oddHBand="1" w:evenHBand="0" w:firstRowFirstColumn="0" w:firstRowLastColumn="0" w:lastRowFirstColumn="0" w:lastRowLastColumn="0"/>
          <w:ins w:id="1065" w:author="Juddy Tatiana Vargas Santofimio" w:date="2026-09-01T15:42:00Z"/>
        </w:trPr>
        <w:tc>
          <w:tcPr>
            <w:tcW w:w="5443" w:type="dxa"/>
            <w:tcPrChange w:id="1066" w:author="Juddy Tatiana Vargas Santofimio" w:date="2026-09-13T15:00:00Z">
              <w:tcPr>
                <w:tcW w:w="566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067" w:author="Juddy Tatiana Vargas Santofimio" w:date="2026-09-01T15:42:00Z"/>
              </w:rPr>
              <w:pPrChange w:id="1068"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069" w:author="Juddy Tatiana Vargas Santofimio" w:date="2026-09-01T15:42:00Z">
              <w:r>
                <w:t>Detalle de equipo / plantilla</w:t>
              </w:r>
            </w:ins>
          </w:p>
        </w:tc>
        <w:tc>
          <w:tcPr>
            <w:tcW w:w="2619" w:type="dxa"/>
            <w:tcPrChange w:id="1070" w:author="Juddy Tatiana Vargas Santofimio" w:date="2026-09-13T15:00:00Z">
              <w:tcPr>
                <w:tcW w:w="261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071" w:author="Juddy Tatiana Vargas Santofimio" w:date="2026-09-01T15:42:00Z"/>
              </w:rPr>
              <w:pPrChange w:id="1072"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073" w:author="Juddy Tatiana Vargas Santofimio" w:date="2026-09-01T15:42:00Z">
              <w:r>
                <w:t>UC-04, UC-08</w:t>
              </w:r>
            </w:ins>
          </w:p>
        </w:tc>
      </w:tr>
      <w:tr w:rsidR="00E53B5C" w:rsidTr="00E53B5C">
        <w:tblPrEx>
          <w:tblPrExChange w:id="1074" w:author="Juddy Tatiana Vargas Santofimio" w:date="2026-09-13T15:00:00Z">
            <w:tblPrEx>
              <w:tblW w:w="8232" w:type="dxa"/>
            </w:tblPrEx>
          </w:tblPrExChange>
        </w:tblPrEx>
        <w:trPr>
          <w:cnfStyle w:val="000000010000" w:firstRow="0" w:lastRow="0" w:firstColumn="0" w:lastColumn="0" w:oddVBand="0" w:evenVBand="0" w:oddHBand="0" w:evenHBand="1" w:firstRowFirstColumn="0" w:firstRowLastColumn="0" w:lastRowFirstColumn="0" w:lastRowLastColumn="0"/>
          <w:ins w:id="1075" w:author="Juddy Tatiana Vargas Santofimio" w:date="2026-09-01T15:42:00Z"/>
          <w:trPrChange w:id="1076" w:author="Juddy Tatiana Vargas Santofimio" w:date="2026-09-13T15:00:00Z">
            <w:trPr>
              <w:gridAfter w:val="0"/>
            </w:trPr>
          </w:trPrChange>
        </w:trPr>
        <w:tc>
          <w:tcPr>
            <w:tcW w:w="5443" w:type="dxa"/>
            <w:tcPrChange w:id="1077" w:author="Juddy Tatiana Vargas Santofimio" w:date="2026-09-13T15:00:00Z">
              <w:tcPr>
                <w:tcW w:w="5613" w:type="dxa"/>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078" w:author="Juddy Tatiana Vargas Santofimio" w:date="2026-09-01T15:42:00Z"/>
              </w:rPr>
              <w:pPrChange w:id="1079"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080" w:author="Juddy Tatiana Vargas Santofimio" w:date="2026-09-01T15:42:00Z">
              <w:r>
                <w:t>Calendario y creación de partido</w:t>
              </w:r>
            </w:ins>
          </w:p>
        </w:tc>
        <w:tc>
          <w:tcPr>
            <w:tcW w:w="2619" w:type="dxa"/>
            <w:tcPrChange w:id="1081" w:author="Juddy Tatiana Vargas Santofimio" w:date="2026-09-13T15:00:00Z">
              <w:tcPr>
                <w:tcW w:w="2619" w:type="dxa"/>
                <w:gridSpan w:val="2"/>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082" w:author="Juddy Tatiana Vargas Santofimio" w:date="2026-09-01T15:42:00Z"/>
              </w:rPr>
              <w:pPrChange w:id="1083"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084" w:author="Juddy Tatiana Vargas Santofimio" w:date="2026-09-01T15:42:00Z">
              <w:r>
                <w:t>UC-05</w:t>
              </w:r>
            </w:ins>
          </w:p>
        </w:tc>
      </w:tr>
      <w:tr w:rsidR="00E53B5C" w:rsidTr="00E53B5C">
        <w:trPr>
          <w:cnfStyle w:val="000000100000" w:firstRow="0" w:lastRow="0" w:firstColumn="0" w:lastColumn="0" w:oddVBand="0" w:evenVBand="0" w:oddHBand="1" w:evenHBand="0" w:firstRowFirstColumn="0" w:firstRowLastColumn="0" w:lastRowFirstColumn="0" w:lastRowLastColumn="0"/>
          <w:ins w:id="1085" w:author="Juddy Tatiana Vargas Santofimio" w:date="2026-09-01T15:42:00Z"/>
        </w:trPr>
        <w:tc>
          <w:tcPr>
            <w:tcW w:w="5443" w:type="dxa"/>
            <w:tcPrChange w:id="1086" w:author="Juddy Tatiana Vargas Santofimio" w:date="2026-09-13T15:00:00Z">
              <w:tcPr>
                <w:tcW w:w="566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087" w:author="Juddy Tatiana Vargas Santofimio" w:date="2026-09-01T15:42:00Z"/>
              </w:rPr>
              <w:pPrChange w:id="1088"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089" w:author="Juddy Tatiana Vargas Santofimio" w:date="2026-09-01T15:42:00Z">
              <w:r>
                <w:t>Partido en vivo</w:t>
              </w:r>
            </w:ins>
          </w:p>
        </w:tc>
        <w:tc>
          <w:tcPr>
            <w:tcW w:w="2619" w:type="dxa"/>
            <w:tcPrChange w:id="1090" w:author="Juddy Tatiana Vargas Santofimio" w:date="2026-09-13T15:00:00Z">
              <w:tcPr>
                <w:tcW w:w="261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091" w:author="Juddy Tatiana Vargas Santofimio" w:date="2026-09-01T15:42:00Z"/>
              </w:rPr>
              <w:pPrChange w:id="1092"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093" w:author="Juddy Tatiana Vargas Santofimio" w:date="2026-09-01T15:42:00Z">
              <w:r>
                <w:t>UC-06, UC-11</w:t>
              </w:r>
            </w:ins>
          </w:p>
        </w:tc>
      </w:tr>
      <w:tr w:rsidR="00E53B5C" w:rsidTr="00E53B5C">
        <w:tblPrEx>
          <w:tblPrExChange w:id="1094" w:author="Juddy Tatiana Vargas Santofimio" w:date="2026-09-13T15:00:00Z">
            <w:tblPrEx>
              <w:tblW w:w="8232" w:type="dxa"/>
            </w:tblPrEx>
          </w:tblPrExChange>
        </w:tblPrEx>
        <w:trPr>
          <w:cnfStyle w:val="000000010000" w:firstRow="0" w:lastRow="0" w:firstColumn="0" w:lastColumn="0" w:oddVBand="0" w:evenVBand="0" w:oddHBand="0" w:evenHBand="1" w:firstRowFirstColumn="0" w:firstRowLastColumn="0" w:lastRowFirstColumn="0" w:lastRowLastColumn="0"/>
          <w:ins w:id="1095" w:author="Juddy Tatiana Vargas Santofimio" w:date="2026-09-01T15:42:00Z"/>
          <w:trPrChange w:id="1096" w:author="Juddy Tatiana Vargas Santofimio" w:date="2026-09-13T15:00:00Z">
            <w:trPr>
              <w:gridAfter w:val="0"/>
            </w:trPr>
          </w:trPrChange>
        </w:trPr>
        <w:tc>
          <w:tcPr>
            <w:tcW w:w="5443" w:type="dxa"/>
            <w:tcPrChange w:id="1097" w:author="Juddy Tatiana Vargas Santofimio" w:date="2026-09-13T15:00:00Z">
              <w:tcPr>
                <w:tcW w:w="5613" w:type="dxa"/>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098" w:author="Juddy Tatiana Vargas Santofimio" w:date="2026-09-01T15:42:00Z"/>
              </w:rPr>
              <w:pPrChange w:id="1099"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100" w:author="Juddy Tatiana Vargas Santofimio" w:date="2026-09-01T15:42:00Z">
              <w:r>
                <w:t>Tablas de posiciones, goleadores y valla menos vencida</w:t>
              </w:r>
            </w:ins>
          </w:p>
        </w:tc>
        <w:tc>
          <w:tcPr>
            <w:tcW w:w="2619" w:type="dxa"/>
            <w:tcPrChange w:id="1101" w:author="Juddy Tatiana Vargas Santofimio" w:date="2026-09-13T15:00:00Z">
              <w:tcPr>
                <w:tcW w:w="2619" w:type="dxa"/>
                <w:gridSpan w:val="2"/>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102" w:author="Juddy Tatiana Vargas Santofimio" w:date="2026-09-01T15:42:00Z"/>
              </w:rPr>
              <w:pPrChange w:id="1103"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104" w:author="Juddy Tatiana Vargas Santofimio" w:date="2026-09-01T15:42:00Z">
              <w:r>
                <w:t>UC-07</w:t>
              </w:r>
            </w:ins>
          </w:p>
        </w:tc>
      </w:tr>
      <w:tr w:rsidR="00E53B5C" w:rsidTr="00E53B5C">
        <w:trPr>
          <w:cnfStyle w:val="000000100000" w:firstRow="0" w:lastRow="0" w:firstColumn="0" w:lastColumn="0" w:oddVBand="0" w:evenVBand="0" w:oddHBand="1" w:evenHBand="0" w:firstRowFirstColumn="0" w:firstRowLastColumn="0" w:lastRowFirstColumn="0" w:lastRowLastColumn="0"/>
          <w:ins w:id="1105" w:author="Juddy Tatiana Vargas Santofimio" w:date="2026-09-01T15:42:00Z"/>
        </w:trPr>
        <w:tc>
          <w:tcPr>
            <w:tcW w:w="5443" w:type="dxa"/>
            <w:tcPrChange w:id="1106" w:author="Juddy Tatiana Vargas Santofimio" w:date="2026-09-13T15:00:00Z">
              <w:tcPr>
                <w:tcW w:w="566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107" w:author="Juddy Tatiana Vargas Santofimio" w:date="2026-09-01T15:42:00Z"/>
              </w:rPr>
              <w:pPrChange w:id="1108"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109" w:author="Juddy Tatiana Vargas Santofimio" w:date="2026-09-01T15:42:00Z">
              <w:r>
                <w:t>Ficha de jugador y de árbitro</w:t>
              </w:r>
            </w:ins>
          </w:p>
        </w:tc>
        <w:tc>
          <w:tcPr>
            <w:tcW w:w="2619" w:type="dxa"/>
            <w:tcPrChange w:id="1110" w:author="Juddy Tatiana Vargas Santofimio" w:date="2026-09-13T15:00:00Z">
              <w:tcPr>
                <w:tcW w:w="261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111" w:author="Juddy Tatiana Vargas Santofimio" w:date="2026-09-01T15:42:00Z"/>
              </w:rPr>
              <w:pPrChange w:id="1112"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113" w:author="Juddy Tatiana Vargas Santofimio" w:date="2026-09-01T15:42:00Z">
              <w:r>
                <w:t>UC-08</w:t>
              </w:r>
            </w:ins>
          </w:p>
        </w:tc>
      </w:tr>
      <w:tr w:rsidR="00E53B5C" w:rsidTr="00E53B5C">
        <w:tblPrEx>
          <w:tblPrExChange w:id="1114" w:author="Juddy Tatiana Vargas Santofimio" w:date="2026-09-13T15:00:00Z">
            <w:tblPrEx>
              <w:tblW w:w="8232" w:type="dxa"/>
            </w:tblPrEx>
          </w:tblPrExChange>
        </w:tblPrEx>
        <w:trPr>
          <w:cnfStyle w:val="000000010000" w:firstRow="0" w:lastRow="0" w:firstColumn="0" w:lastColumn="0" w:oddVBand="0" w:evenVBand="0" w:oddHBand="0" w:evenHBand="1" w:firstRowFirstColumn="0" w:firstRowLastColumn="0" w:lastRowFirstColumn="0" w:lastRowLastColumn="0"/>
          <w:ins w:id="1115" w:author="Juddy Tatiana Vargas Santofimio" w:date="2026-09-01T15:42:00Z"/>
          <w:trPrChange w:id="1116" w:author="Juddy Tatiana Vargas Santofimio" w:date="2026-09-13T15:00:00Z">
            <w:trPr>
              <w:gridAfter w:val="0"/>
            </w:trPr>
          </w:trPrChange>
        </w:trPr>
        <w:tc>
          <w:tcPr>
            <w:tcW w:w="5443" w:type="dxa"/>
            <w:tcPrChange w:id="1117" w:author="Juddy Tatiana Vargas Santofimio" w:date="2026-09-13T15:00:00Z">
              <w:tcPr>
                <w:tcW w:w="5613" w:type="dxa"/>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118" w:author="Juddy Tatiana Vargas Santofimio" w:date="2026-09-01T15:42:00Z"/>
              </w:rPr>
              <w:pPrChange w:id="1119"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120" w:author="Juddy Tatiana Vargas Santofimio" w:date="2026-09-01T15:42:00Z">
              <w:r>
                <w:t>Inicio de sesión / registro</w:t>
              </w:r>
            </w:ins>
          </w:p>
        </w:tc>
        <w:tc>
          <w:tcPr>
            <w:tcW w:w="2619" w:type="dxa"/>
            <w:tcPrChange w:id="1121" w:author="Juddy Tatiana Vargas Santofimio" w:date="2026-09-13T15:00:00Z">
              <w:tcPr>
                <w:tcW w:w="2619" w:type="dxa"/>
                <w:gridSpan w:val="2"/>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122" w:author="Juddy Tatiana Vargas Santofimio" w:date="2026-09-01T15:42:00Z"/>
              </w:rPr>
              <w:pPrChange w:id="1123"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124" w:author="Juddy Tatiana Vargas Santofimio" w:date="2026-09-01T15:42:00Z">
              <w:r>
                <w:t>UC-09</w:t>
              </w:r>
            </w:ins>
          </w:p>
        </w:tc>
      </w:tr>
    </w:tbl>
    <w:p w:rsidR="00060A01" w:rsidDel="00060A01" w:rsidRDefault="00060A01">
      <w:pPr>
        <w:pStyle w:val="Ttulo1"/>
        <w:rPr>
          <w:del w:id="1125" w:author="Juddy Tatiana Vargas Santofimio" w:date="2026-09-01T15:42:00Z"/>
        </w:rPr>
      </w:pPr>
      <w:bookmarkStart w:id="1126" w:name="_Toc239171393"/>
      <w:bookmarkStart w:id="1127" w:name="_Toc239174876"/>
      <w:bookmarkStart w:id="1128" w:name="_Toc239277446"/>
      <w:bookmarkStart w:id="1129" w:name="_Toc239277601"/>
      <w:bookmarkStart w:id="1130" w:name="_Toc239704174"/>
      <w:bookmarkStart w:id="1131" w:name="_Toc240204889"/>
      <w:bookmarkEnd w:id="1126"/>
      <w:bookmarkEnd w:id="1127"/>
      <w:bookmarkEnd w:id="1128"/>
      <w:bookmarkEnd w:id="1129"/>
      <w:bookmarkEnd w:id="1130"/>
      <w:bookmarkEnd w:id="1131"/>
    </w:p>
    <w:p w:rsidR="00060A01" w:rsidRDefault="00060A01" w:rsidP="00060A01">
      <w:pPr>
        <w:pStyle w:val="Ttulo1"/>
        <w:rPr>
          <w:ins w:id="1132" w:author="Juddy Tatiana Vargas Santofimio" w:date="2026-09-01T15:43:00Z"/>
        </w:rPr>
      </w:pPr>
      <w:bookmarkStart w:id="1133" w:name="_Toc240204890"/>
      <w:ins w:id="1134" w:author="Juddy Tatiana Vargas Santofimio" w:date="2026-09-01T15:43:00Z">
        <w:r>
          <w:t>Próximos pasos</w:t>
        </w:r>
        <w:bookmarkEnd w:id="1133"/>
      </w:ins>
    </w:p>
    <w:p w:rsidR="00060A01" w:rsidRDefault="00060A01" w:rsidP="00060A01">
      <w:pPr>
        <w:pStyle w:val="Ttulo2"/>
        <w:rPr>
          <w:ins w:id="1135" w:author="Juddy Tatiana Vargas Santofimio" w:date="2026-09-01T15:43:00Z"/>
        </w:rPr>
      </w:pPr>
      <w:ins w:id="1136" w:author="Juddy Tatiana Vargas Santofimio" w:date="2026-09-01T15:43:00Z">
        <w:r>
          <w:t>Decisiones pendientes de la Liga</w:t>
        </w:r>
      </w:ins>
    </w:p>
    <w:p w:rsidR="00060A01" w:rsidRDefault="00060A01">
      <w:pPr>
        <w:pStyle w:val="Prrafodelista"/>
        <w:numPr>
          <w:ilvl w:val="0"/>
          <w:numId w:val="45"/>
        </w:numPr>
        <w:spacing w:after="60" w:line="240" w:lineRule="auto"/>
        <w:contextualSpacing w:val="0"/>
        <w:rPr>
          <w:ins w:id="1137" w:author="Juddy Tatiana Vargas Santofimio" w:date="2026-09-01T15:43:00Z"/>
        </w:rPr>
        <w:pPrChange w:id="1138" w:author="Juddy Tatiana Vargas Santofimio" w:date="2026-09-01T15:43:00Z">
          <w:pPr>
            <w:pStyle w:val="Prrafodelista"/>
            <w:numPr>
              <w:numId w:val="39"/>
            </w:numPr>
            <w:spacing w:after="60" w:line="240" w:lineRule="auto"/>
            <w:ind w:left="360" w:hanging="260"/>
            <w:contextualSpacing w:val="0"/>
          </w:pPr>
        </w:pPrChange>
      </w:pPr>
      <w:ins w:id="1139" w:author="Juddy Tatiana Vargas Santofimio" w:date="2026-09-01T15:43:00Z">
        <w:r>
          <w:t>Definir si el administrador puede delegar la aprobación de inscripciones a otro rol (ej. "coordinador de categoría") o si es siempre función exclusiva del administrador.</w:t>
        </w:r>
      </w:ins>
    </w:p>
    <w:p w:rsidR="00060A01" w:rsidRDefault="00060A01">
      <w:pPr>
        <w:pStyle w:val="Prrafodelista"/>
        <w:numPr>
          <w:ilvl w:val="0"/>
          <w:numId w:val="45"/>
        </w:numPr>
        <w:spacing w:after="60" w:line="240" w:lineRule="auto"/>
        <w:contextualSpacing w:val="0"/>
        <w:rPr>
          <w:ins w:id="1140" w:author="Juddy Tatiana Vargas Santofimio" w:date="2026-09-01T15:43:00Z"/>
        </w:rPr>
        <w:pPrChange w:id="1141" w:author="Juddy Tatiana Vargas Santofimio" w:date="2026-09-01T15:43:00Z">
          <w:pPr>
            <w:pStyle w:val="Prrafodelista"/>
            <w:numPr>
              <w:numId w:val="39"/>
            </w:numPr>
            <w:spacing w:after="60" w:line="240" w:lineRule="auto"/>
            <w:ind w:left="360" w:hanging="260"/>
            <w:contextualSpacing w:val="0"/>
          </w:pPr>
        </w:pPrChange>
      </w:pPr>
      <w:ins w:id="1142" w:author="Juddy Tatiana Vargas Santofimio" w:date="2026-09-01T15:43:00Z">
        <w:r>
          <w:t>Definir el comportamiento cuando dos árbitros de mesa (cronometrista y anotador) intentan editar el mismo partido al mismo tiempo (bloqueo optimista vs. último cambio gana).</w:t>
        </w:r>
      </w:ins>
    </w:p>
    <w:p w:rsidR="00060A01" w:rsidRDefault="00060A01">
      <w:pPr>
        <w:pStyle w:val="Prrafodelista"/>
        <w:numPr>
          <w:ilvl w:val="0"/>
          <w:numId w:val="45"/>
        </w:numPr>
        <w:spacing w:after="60" w:line="240" w:lineRule="auto"/>
        <w:contextualSpacing w:val="0"/>
        <w:rPr>
          <w:ins w:id="1143" w:author="Juddy Tatiana Vargas Santofimio" w:date="2026-09-01T15:43:00Z"/>
        </w:rPr>
        <w:pPrChange w:id="1144" w:author="Juddy Tatiana Vargas Santofimio" w:date="2026-09-01T15:43:00Z">
          <w:pPr>
            <w:pStyle w:val="Prrafodelista"/>
            <w:numPr>
              <w:numId w:val="39"/>
            </w:numPr>
            <w:spacing w:after="60" w:line="240" w:lineRule="auto"/>
            <w:ind w:left="360" w:hanging="260"/>
            <w:contextualSpacing w:val="0"/>
          </w:pPr>
        </w:pPrChange>
      </w:pPr>
      <w:ins w:id="1145" w:author="Juddy Tatiana Vargas Santofimio" w:date="2026-09-01T15:43:00Z">
        <w:r>
          <w:lastRenderedPageBreak/>
          <w:t>Definir reglas de desempate para la tabla de posiciones más allá de diferencia de goles (ej. resultado entre directos).</w:t>
        </w:r>
      </w:ins>
    </w:p>
    <w:p w:rsidR="00060A01" w:rsidRDefault="00060A01">
      <w:pPr>
        <w:pStyle w:val="Prrafodelista"/>
        <w:numPr>
          <w:ilvl w:val="0"/>
          <w:numId w:val="45"/>
        </w:numPr>
        <w:spacing w:after="60" w:line="240" w:lineRule="auto"/>
        <w:contextualSpacing w:val="0"/>
        <w:rPr>
          <w:ins w:id="1146" w:author="Juddy Tatiana Vargas Santofimio" w:date="2026-09-01T15:43:00Z"/>
        </w:rPr>
        <w:pPrChange w:id="1147" w:author="Juddy Tatiana Vargas Santofimio" w:date="2026-09-01T15:43:00Z">
          <w:pPr>
            <w:pStyle w:val="Prrafodelista"/>
            <w:numPr>
              <w:numId w:val="39"/>
            </w:numPr>
            <w:spacing w:after="60" w:line="240" w:lineRule="auto"/>
            <w:ind w:left="360" w:hanging="260"/>
            <w:contextualSpacing w:val="0"/>
          </w:pPr>
        </w:pPrChange>
      </w:pPr>
      <w:ins w:id="1148" w:author="Juddy Tatiana Vargas Santofimio" w:date="2026-09-01T15:43:00Z">
        <w:r>
          <w:t>Confirmar el mínimo de partidos jugados exacto para clasificar en la tabla de valla menos vencida (el mockup sugiere 5 PJ, pero no está confirmado como regla de negocio final).</w:t>
        </w:r>
      </w:ins>
    </w:p>
    <w:p w:rsidR="00060A01" w:rsidRDefault="00060A01">
      <w:pPr>
        <w:pStyle w:val="Prrafodelista"/>
        <w:numPr>
          <w:ilvl w:val="0"/>
          <w:numId w:val="45"/>
        </w:numPr>
        <w:spacing w:after="60" w:line="240" w:lineRule="auto"/>
        <w:contextualSpacing w:val="0"/>
        <w:rPr>
          <w:ins w:id="1149" w:author="Juddy Tatiana Vargas Santofimio" w:date="2026-09-01T15:43:00Z"/>
        </w:rPr>
        <w:pPrChange w:id="1150" w:author="Juddy Tatiana Vargas Santofimio" w:date="2026-09-01T15:43:00Z">
          <w:pPr>
            <w:pStyle w:val="Prrafodelista"/>
            <w:numPr>
              <w:numId w:val="39"/>
            </w:numPr>
            <w:spacing w:after="60" w:line="240" w:lineRule="auto"/>
            <w:ind w:left="360" w:hanging="260"/>
            <w:contextualSpacing w:val="0"/>
          </w:pPr>
        </w:pPrChange>
      </w:pPr>
      <w:ins w:id="1151" w:author="Juddy Tatiana Vargas Santofimio" w:date="2026-09-01T15:43:00Z">
        <w:r>
          <w:t xml:space="preserve">Confirmar el número exacto de la cuota mínima de género en </w:t>
        </w:r>
      </w:ins>
      <w:ins w:id="1152" w:author="Juddy Tatiana Vargas Santofimio" w:date="2026-09-13T14:35:00Z">
        <w:r w:rsidR="0016594A">
          <w:t>HandPLay</w:t>
        </w:r>
      </w:ins>
      <w:ins w:id="1153" w:author="Juddy Tatiana Vargas Santofimio" w:date="2026-09-01T15:43:00Z">
        <w:r>
          <w:t xml:space="preserve"> para la categoría Mixto (RN-06), y si aplica igual para todas las franjas de edad que tengan modalidad mixta.</w:t>
        </w:r>
      </w:ins>
    </w:p>
    <w:p w:rsidR="00060A01" w:rsidRDefault="00060A01">
      <w:pPr>
        <w:pStyle w:val="Prrafodelista"/>
        <w:numPr>
          <w:ilvl w:val="0"/>
          <w:numId w:val="45"/>
        </w:numPr>
        <w:spacing w:after="60" w:line="240" w:lineRule="auto"/>
        <w:contextualSpacing w:val="0"/>
        <w:rPr>
          <w:ins w:id="1154" w:author="Juddy Tatiana Vargas Santofimio" w:date="2026-09-01T15:43:00Z"/>
        </w:rPr>
        <w:pPrChange w:id="1155" w:author="Juddy Tatiana Vargas Santofimio" w:date="2026-09-01T15:43:00Z">
          <w:pPr>
            <w:pStyle w:val="Prrafodelista"/>
            <w:numPr>
              <w:numId w:val="39"/>
            </w:numPr>
            <w:spacing w:after="60" w:line="240" w:lineRule="auto"/>
            <w:ind w:left="360" w:hanging="260"/>
            <w:contextualSpacing w:val="0"/>
          </w:pPr>
        </w:pPrChange>
      </w:pPr>
      <w:ins w:id="1156" w:author="Juddy Tatiana Vargas Santofimio" w:date="2026-09-01T15:43:00Z">
        <w:r>
          <w:t>Definir el tratamiento del sistema cuando la alineación de un equipo mixto no cumple la cuota de género (RF-17): ¿bloqueo duro que impide iniciar el partido, o alerta que exige confirmación del árbitro de mesa?</w:t>
        </w:r>
      </w:ins>
    </w:p>
    <w:p w:rsidR="00060A01" w:rsidRDefault="00060A01">
      <w:pPr>
        <w:pStyle w:val="Prrafodelista"/>
        <w:numPr>
          <w:ilvl w:val="0"/>
          <w:numId w:val="45"/>
        </w:numPr>
        <w:spacing w:after="60" w:line="240" w:lineRule="auto"/>
        <w:contextualSpacing w:val="0"/>
        <w:rPr>
          <w:ins w:id="1157" w:author="Juddy Tatiana Vargas Santofimio" w:date="2026-09-01T15:43:00Z"/>
        </w:rPr>
        <w:pPrChange w:id="1158" w:author="Juddy Tatiana Vargas Santofimio" w:date="2026-09-01T15:43:00Z">
          <w:pPr>
            <w:pStyle w:val="Prrafodelista"/>
            <w:numPr>
              <w:numId w:val="39"/>
            </w:numPr>
            <w:spacing w:after="60" w:line="240" w:lineRule="auto"/>
            <w:ind w:left="360" w:hanging="260"/>
            <w:contextualSpacing w:val="0"/>
          </w:pPr>
        </w:pPrChange>
      </w:pPr>
      <w:ins w:id="1159" w:author="Juddy Tatiana Vargas Santofimio" w:date="2026-09-01T15:43:00Z">
        <w:r>
          <w:t>Definir si un jugador de categoría Mixto puede aparecer también en la planilla de un equipo de Mayores Masculino o Mayores Femenino del mismo torneo, o si la inscripción es exclusiva por categoría.</w:t>
        </w:r>
      </w:ins>
    </w:p>
    <w:p w:rsidR="00060A01" w:rsidRDefault="00060A01" w:rsidP="00060A01">
      <w:pPr>
        <w:pStyle w:val="Ttulo2"/>
        <w:rPr>
          <w:ins w:id="1160" w:author="Juddy Tatiana Vargas Santofimio" w:date="2026-09-01T15:43:00Z"/>
        </w:rPr>
      </w:pPr>
      <w:ins w:id="1161" w:author="Juddy Tatiana Vargas Santofimio" w:date="2026-09-01T15:43:00Z">
        <w:r>
          <w:t>Próximos pasos del proyecto</w:t>
        </w:r>
      </w:ins>
    </w:p>
    <w:p w:rsidR="00060A01" w:rsidRDefault="00060A01">
      <w:pPr>
        <w:pStyle w:val="Prrafodelista"/>
        <w:numPr>
          <w:ilvl w:val="0"/>
          <w:numId w:val="44"/>
        </w:numPr>
        <w:spacing w:after="60" w:line="240" w:lineRule="auto"/>
        <w:contextualSpacing w:val="0"/>
        <w:rPr>
          <w:ins w:id="1162" w:author="Juddy Tatiana Vargas Santofimio" w:date="2026-09-01T15:43:00Z"/>
        </w:rPr>
        <w:pPrChange w:id="1163" w:author="Juddy Tatiana Vargas Santofimio" w:date="2026-09-01T15:43:00Z">
          <w:pPr>
            <w:pStyle w:val="Prrafodelista"/>
            <w:numPr>
              <w:numId w:val="39"/>
            </w:numPr>
            <w:spacing w:after="60" w:line="240" w:lineRule="auto"/>
            <w:ind w:left="360" w:hanging="260"/>
            <w:contextualSpacing w:val="0"/>
          </w:pPr>
        </w:pPrChange>
      </w:pPr>
      <w:ins w:id="1164" w:author="Juddy Tatiana Vargas Santofimio" w:date="2026-09-01T15:43:00Z">
        <w:r>
          <w:t>Validar con la Liga la propuesta de requerimientos no funcionales (sección 9).</w:t>
        </w:r>
      </w:ins>
    </w:p>
    <w:p w:rsidR="00060A01" w:rsidRDefault="00060A01">
      <w:pPr>
        <w:pStyle w:val="Prrafodelista"/>
        <w:numPr>
          <w:ilvl w:val="0"/>
          <w:numId w:val="44"/>
        </w:numPr>
        <w:spacing w:after="60" w:line="240" w:lineRule="auto"/>
        <w:contextualSpacing w:val="0"/>
        <w:rPr>
          <w:ins w:id="1165" w:author="Juddy Tatiana Vargas Santofimio" w:date="2026-09-01T15:43:00Z"/>
        </w:rPr>
        <w:pPrChange w:id="1166" w:author="Juddy Tatiana Vargas Santofimio" w:date="2026-09-01T15:43:00Z">
          <w:pPr>
            <w:pStyle w:val="Prrafodelista"/>
            <w:numPr>
              <w:numId w:val="39"/>
            </w:numPr>
            <w:spacing w:after="60" w:line="240" w:lineRule="auto"/>
            <w:ind w:left="360" w:hanging="260"/>
            <w:contextualSpacing w:val="0"/>
          </w:pPr>
        </w:pPrChange>
      </w:pPr>
      <w:ins w:id="1167" w:author="Juddy Tatiana Vargas Santofimio" w:date="2026-09-01T15:43:00Z">
        <w:r>
          <w:t>Validar y ajustar la propuesta de MVP y priorización (sección 11).</w:t>
        </w:r>
      </w:ins>
    </w:p>
    <w:p w:rsidR="00060A01" w:rsidRDefault="00060A01">
      <w:pPr>
        <w:pStyle w:val="Prrafodelista"/>
        <w:numPr>
          <w:ilvl w:val="0"/>
          <w:numId w:val="44"/>
        </w:numPr>
        <w:spacing w:after="60" w:line="240" w:lineRule="auto"/>
        <w:contextualSpacing w:val="0"/>
        <w:rPr>
          <w:ins w:id="1168" w:author="Juddy Tatiana Vargas Santofimio" w:date="2026-09-01T15:43:00Z"/>
        </w:rPr>
        <w:pPrChange w:id="1169" w:author="Juddy Tatiana Vargas Santofimio" w:date="2026-09-01T15:43:00Z">
          <w:pPr>
            <w:pStyle w:val="Prrafodelista"/>
            <w:numPr>
              <w:numId w:val="39"/>
            </w:numPr>
            <w:spacing w:after="60" w:line="240" w:lineRule="auto"/>
            <w:ind w:left="360" w:hanging="260"/>
            <w:contextualSpacing w:val="0"/>
          </w:pPr>
        </w:pPrChange>
      </w:pPr>
      <w:ins w:id="1170" w:author="Juddy Tatiana Vargas Santofimio" w:date="2026-09-01T15:43:00Z">
        <w:r>
          <w:t>Diseñar el mockup del flujo de aprobación de solicitudes de inscripción (UC-03).</w:t>
        </w:r>
      </w:ins>
    </w:p>
    <w:p w:rsidR="00060A01" w:rsidRDefault="00060A01">
      <w:pPr>
        <w:pStyle w:val="Prrafodelista"/>
        <w:numPr>
          <w:ilvl w:val="0"/>
          <w:numId w:val="44"/>
        </w:numPr>
        <w:spacing w:after="60" w:line="240" w:lineRule="auto"/>
        <w:contextualSpacing w:val="0"/>
        <w:rPr>
          <w:ins w:id="1171" w:author="Juddy Tatiana Vargas Santofimio" w:date="2026-09-01T15:43:00Z"/>
        </w:rPr>
        <w:pPrChange w:id="1172" w:author="Juddy Tatiana Vargas Santofimio" w:date="2026-09-01T15:43:00Z">
          <w:pPr>
            <w:pStyle w:val="Prrafodelista"/>
            <w:numPr>
              <w:numId w:val="39"/>
            </w:numPr>
            <w:spacing w:after="60" w:line="240" w:lineRule="auto"/>
            <w:ind w:left="360" w:hanging="260"/>
            <w:contextualSpacing w:val="0"/>
          </w:pPr>
        </w:pPrChange>
      </w:pPr>
      <w:ins w:id="1173" w:author="Juddy Tatiana Vargas Santofimio" w:date="2026-09-01T15:43:00Z">
        <w:r>
          <w:t>Confirmar el alcance de los puntos marcados como "fuera de alcance / no evaluado" en la sección 7.</w:t>
        </w:r>
      </w:ins>
    </w:p>
    <w:p w:rsidR="00060A01" w:rsidRDefault="00060A01">
      <w:pPr>
        <w:pStyle w:val="Prrafodelista"/>
        <w:numPr>
          <w:ilvl w:val="0"/>
          <w:numId w:val="44"/>
        </w:numPr>
        <w:spacing w:after="60" w:line="240" w:lineRule="auto"/>
        <w:contextualSpacing w:val="0"/>
        <w:rPr>
          <w:ins w:id="1174" w:author="Juddy Tatiana Vargas Santofimio" w:date="2026-09-01T15:43:00Z"/>
        </w:rPr>
        <w:pPrChange w:id="1175" w:author="Juddy Tatiana Vargas Santofimio" w:date="2026-09-01T15:43:00Z">
          <w:pPr>
            <w:pStyle w:val="Prrafodelista"/>
            <w:numPr>
              <w:numId w:val="39"/>
            </w:numPr>
            <w:spacing w:after="60" w:line="240" w:lineRule="auto"/>
            <w:ind w:left="360" w:hanging="260"/>
            <w:contextualSpacing w:val="0"/>
          </w:pPr>
        </w:pPrChange>
      </w:pPr>
      <w:ins w:id="1176" w:author="Juddy Tatiana Vargas Santofimio" w:date="2026-09-01T15:43:00Z">
        <w:r>
          <w:t>Pasar de documentación funcional a diseño técnico: modelo de datos, arquitectura y plan de desarrollo.</w:t>
        </w:r>
      </w:ins>
    </w:p>
    <w:p w:rsidR="00060A01" w:rsidRDefault="00060A01">
      <w:pPr>
        <w:rPr>
          <w:ins w:id="1177" w:author="Juddy Tatiana Vargas Santofimio" w:date="2026-09-01T15:43:00Z"/>
        </w:rPr>
      </w:pPr>
      <w:ins w:id="1178" w:author="Juddy Tatiana Vargas Santofimio" w:date="2026-09-01T15:43:00Z">
        <w:r>
          <w:br w:type="page"/>
        </w:r>
      </w:ins>
    </w:p>
    <w:p w:rsidR="003E00AE" w:rsidRDefault="003E00AE">
      <w:pPr>
        <w:pStyle w:val="Ttulo1"/>
        <w:rPr>
          <w:ins w:id="1179" w:author="Juddy Tatiana Vargas Santofimio" w:date="2026-09-01T16:26:00Z"/>
        </w:rPr>
        <w:sectPr w:rsidR="003E00AE" w:rsidSect="007968B8">
          <w:footerReference w:type="first" r:id="rId14"/>
          <w:pgSz w:w="12240" w:h="15840"/>
          <w:pgMar w:top="1417" w:right="1701" w:bottom="1417" w:left="1701" w:header="708" w:footer="708" w:gutter="0"/>
          <w:cols w:space="708"/>
          <w:titlePg w:val="0"/>
          <w:docGrid w:linePitch="360"/>
          <w:sectPrChange w:id="1180" w:author="Juddy Tatiana Vargas Santofimio" w:date="2026-09-01T16:34:00Z">
            <w:sectPr w:rsidR="003E00AE" w:rsidSect="007968B8">
              <w:pgMar w:top="1417" w:right="1701" w:bottom="1417" w:left="1701" w:header="708" w:footer="708" w:gutter="0"/>
              <w:titlePg/>
            </w:sectPr>
          </w:sectPrChange>
        </w:sectPr>
      </w:pPr>
      <w:bookmarkStart w:id="1181" w:name="_Toc239011104"/>
    </w:p>
    <w:p w:rsidR="007968B8" w:rsidRDefault="00003A26">
      <w:pPr>
        <w:pStyle w:val="Ttulo1"/>
        <w:numPr>
          <w:ilvl w:val="0"/>
          <w:numId w:val="46"/>
        </w:numPr>
        <w:ind w:hanging="720"/>
        <w:rPr>
          <w:ins w:id="1182" w:author="Juddy Tatiana Vargas Santofimio" w:date="2026-09-01T16:36:00Z"/>
        </w:rPr>
        <w:pPrChange w:id="1183" w:author="Juddy Tatiana Vargas Santofimio" w:date="2026-09-01T16:36:00Z">
          <w:pPr>
            <w:pStyle w:val="Ttulo1"/>
          </w:pPr>
        </w:pPrChange>
      </w:pPr>
      <w:bookmarkStart w:id="1184" w:name="_Toc240204891"/>
      <w:bookmarkEnd w:id="1181"/>
      <w:ins w:id="1185" w:author="Juddy Tatiana Vargas Santofimio" w:date="2026-08-31T19:20:00Z">
        <w:r w:rsidRPr="003E00AE">
          <w:lastRenderedPageBreak/>
          <w:t>Casos de uso</w:t>
        </w:r>
      </w:ins>
      <w:bookmarkEnd w:id="1184"/>
    </w:p>
    <w:p w:rsidR="00003A26" w:rsidRPr="006E6AD8" w:rsidRDefault="00003A26">
      <w:pPr>
        <w:pStyle w:val="Ttulo2"/>
        <w:numPr>
          <w:ilvl w:val="1"/>
          <w:numId w:val="46"/>
        </w:numPr>
        <w:ind w:left="567" w:hanging="567"/>
        <w:pPrChange w:id="1186" w:author="Juddy Tatiana Vargas Santofimio" w:date="2026-09-01T16:38:00Z">
          <w:pPr>
            <w:pStyle w:val="Ttulo1"/>
          </w:pPr>
        </w:pPrChange>
      </w:pPr>
      <w:ins w:id="1187" w:author="Juddy Tatiana Vargas Santofimio" w:date="2026-08-31T19:20:00Z">
        <w:r w:rsidRPr="006E6AD8">
          <w:t>Matriz actor / caso de uso</w:t>
        </w:r>
      </w:ins>
    </w:p>
    <w:tbl>
      <w:tblPr>
        <w:tblStyle w:val="Estilo1"/>
        <w:tblW w:w="8840" w:type="dxa"/>
        <w:tblLook w:val="04A0" w:firstRow="1" w:lastRow="0" w:firstColumn="1" w:lastColumn="0" w:noHBand="0" w:noVBand="1"/>
        <w:tblPrChange w:id="1188" w:author="Juddy Tatiana Vargas Santofimio" w:date="2026-09-13T15:00:00Z">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4227"/>
        <w:gridCol w:w="862"/>
        <w:gridCol w:w="886"/>
        <w:gridCol w:w="847"/>
        <w:gridCol w:w="1121"/>
        <w:gridCol w:w="897"/>
        <w:tblGridChange w:id="1189">
          <w:tblGrid>
            <w:gridCol w:w="4269"/>
            <w:gridCol w:w="40"/>
            <w:gridCol w:w="822"/>
            <w:gridCol w:w="40"/>
            <w:gridCol w:w="830"/>
            <w:gridCol w:w="38"/>
            <w:gridCol w:w="793"/>
            <w:gridCol w:w="23"/>
            <w:gridCol w:w="1104"/>
            <w:gridCol w:w="30"/>
            <w:gridCol w:w="851"/>
          </w:tblGrid>
        </w:tblGridChange>
      </w:tblGrid>
      <w:tr w:rsidR="007D7360" w:rsidRPr="00113D74" w:rsidTr="00D71F43">
        <w:trPr>
          <w:cnfStyle w:val="100000000000" w:firstRow="1" w:lastRow="0" w:firstColumn="0" w:lastColumn="0" w:oddVBand="0" w:evenVBand="0" w:oddHBand="0" w:evenHBand="0" w:firstRowFirstColumn="0" w:firstRowLastColumn="0" w:lastRowFirstColumn="0" w:lastRowLastColumn="0"/>
          <w:trPrChange w:id="1190" w:author="Juddy Tatiana Vargas Santofimio" w:date="2026-09-13T15:00:00Z">
            <w:trPr>
              <w:tblHeader/>
            </w:trPr>
          </w:trPrChange>
        </w:trPr>
        <w:tc>
          <w:tcPr>
            <w:cnfStyle w:val="001000000000" w:firstRow="0" w:lastRow="0" w:firstColumn="1" w:lastColumn="0" w:oddVBand="0" w:evenVBand="0" w:oddHBand="0" w:evenHBand="0" w:firstRowFirstColumn="0" w:firstRowLastColumn="0" w:lastRowFirstColumn="0" w:lastRowLastColumn="0"/>
            <w:tcW w:w="4309" w:type="dxa"/>
            <w:tcPrChange w:id="1191" w:author="Juddy Tatiana Vargas Santofimio" w:date="2026-09-13T15:00:00Z">
              <w:tcPr>
                <w:tcW w:w="4309" w:type="dxa"/>
                <w:shd w:val="clear" w:color="auto" w:fill="0D8932"/>
                <w:tcMar>
                  <w:top w:w="80" w:type="dxa"/>
                  <w:left w:w="100" w:type="dxa"/>
                  <w:bottom w:w="80" w:type="dxa"/>
                  <w:right w:w="100" w:type="dxa"/>
                </w:tcMar>
                <w:vAlign w:val="center"/>
              </w:tcPr>
            </w:tcPrChange>
          </w:tcPr>
          <w:p w:rsidR="007D7360" w:rsidRPr="00CF4967" w:rsidRDefault="007D7360" w:rsidP="00E53B5C">
            <w:pPr>
              <w:cnfStyle w:val="101000000000" w:firstRow="1" w:lastRow="0" w:firstColumn="1" w:lastColumn="0" w:oddVBand="0" w:evenVBand="0" w:oddHBand="0" w:evenHBand="0" w:firstRowFirstColumn="0" w:firstRowLastColumn="0" w:lastRowFirstColumn="0" w:lastRowLastColumn="0"/>
              <w:rPr>
                <w:rPrChange w:id="1192" w:author="Juddy Tatiana Vargas Santofimio" w:date="2026-09-01T16:08:00Z">
                  <w:rPr/>
                </w:rPrChange>
              </w:rPr>
              <w:pPrChange w:id="1193" w:author="Juddy Tatiana Vargas Santofimio" w:date="2026-09-13T14:47:00Z">
                <w:pPr>
                  <w:cnfStyle w:val="101000000000" w:firstRow="1" w:lastRow="0" w:firstColumn="1" w:lastColumn="0" w:oddVBand="0" w:evenVBand="0" w:oddHBand="0" w:evenHBand="0" w:firstRowFirstColumn="0" w:firstRowLastColumn="0" w:lastRowFirstColumn="0" w:lastRowLastColumn="0"/>
                </w:pPr>
              </w:pPrChange>
            </w:pPr>
            <w:r w:rsidRPr="00CF4967">
              <w:rPr>
                <w:rPrChange w:id="1194" w:author="Juddy Tatiana Vargas Santofimio" w:date="2026-09-01T16:08:00Z">
                  <w:rPr>
                    <w:bCs/>
                    <w:color w:val="FFFFFF"/>
                  </w:rPr>
                </w:rPrChange>
              </w:rPr>
              <w:t>Caso de uso</w:t>
            </w:r>
          </w:p>
        </w:tc>
        <w:tc>
          <w:tcPr>
            <w:tcW w:w="862" w:type="dxa"/>
            <w:tcPrChange w:id="1195" w:author="Juddy Tatiana Vargas Santofimio" w:date="2026-09-13T15:00:00Z">
              <w:tcPr>
                <w:tcW w:w="862" w:type="dxa"/>
                <w:gridSpan w:val="2"/>
                <w:shd w:val="clear" w:color="auto" w:fill="0D8932"/>
                <w:tcMar>
                  <w:top w:w="80" w:type="dxa"/>
                  <w:left w:w="100" w:type="dxa"/>
                  <w:bottom w:w="80" w:type="dxa"/>
                  <w:right w:w="100" w:type="dxa"/>
                </w:tcMar>
                <w:vAlign w:val="center"/>
              </w:tcPr>
            </w:tcPrChange>
          </w:tcPr>
          <w:p w:rsidR="007D7360" w:rsidRPr="00CF4967" w:rsidRDefault="007D7360" w:rsidP="00E53B5C">
            <w:pPr>
              <w:cnfStyle w:val="100000000000" w:firstRow="1" w:lastRow="0" w:firstColumn="0" w:lastColumn="0" w:oddVBand="0" w:evenVBand="0" w:oddHBand="0" w:evenHBand="0" w:firstRowFirstColumn="0" w:firstRowLastColumn="0" w:lastRowFirstColumn="0" w:lastRowLastColumn="0"/>
              <w:rPr>
                <w:rPrChange w:id="1196" w:author="Juddy Tatiana Vargas Santofimio" w:date="2026-09-01T16:08:00Z">
                  <w:rPr/>
                </w:rPrChange>
              </w:rPr>
              <w:pPrChange w:id="1197" w:author="Juddy Tatiana Vargas Santofimio" w:date="2026-09-13T14:47:00Z">
                <w:pPr>
                  <w:cnfStyle w:val="100000000000" w:firstRow="1" w:lastRow="0" w:firstColumn="0" w:lastColumn="0" w:oddVBand="0" w:evenVBand="0" w:oddHBand="0" w:evenHBand="0" w:firstRowFirstColumn="0" w:firstRowLastColumn="0" w:lastRowFirstColumn="0" w:lastRowLastColumn="0"/>
                </w:pPr>
              </w:pPrChange>
            </w:pPr>
            <w:proofErr w:type="spellStart"/>
            <w:r w:rsidRPr="00CF4967">
              <w:rPr>
                <w:rPrChange w:id="1198" w:author="Juddy Tatiana Vargas Santofimio" w:date="2026-09-01T16:08:00Z">
                  <w:rPr>
                    <w:bCs/>
                    <w:color w:val="FFFFFF"/>
                  </w:rPr>
                </w:rPrChange>
              </w:rPr>
              <w:t>Admin</w:t>
            </w:r>
            <w:proofErr w:type="spellEnd"/>
            <w:r w:rsidRPr="00CF4967">
              <w:rPr>
                <w:rPrChange w:id="1199" w:author="Juddy Tatiana Vargas Santofimio" w:date="2026-09-01T16:08:00Z">
                  <w:rPr>
                    <w:bCs/>
                    <w:color w:val="FFFFFF"/>
                  </w:rPr>
                </w:rPrChange>
              </w:rPr>
              <w:t>.</w:t>
            </w:r>
          </w:p>
        </w:tc>
        <w:tc>
          <w:tcPr>
            <w:tcW w:w="868" w:type="dxa"/>
            <w:tcPrChange w:id="1200" w:author="Juddy Tatiana Vargas Santofimio" w:date="2026-09-13T15:00:00Z">
              <w:tcPr>
                <w:tcW w:w="868" w:type="dxa"/>
                <w:gridSpan w:val="2"/>
                <w:shd w:val="clear" w:color="auto" w:fill="0D8932"/>
                <w:tcMar>
                  <w:top w:w="80" w:type="dxa"/>
                  <w:left w:w="100" w:type="dxa"/>
                  <w:bottom w:w="80" w:type="dxa"/>
                  <w:right w:w="100" w:type="dxa"/>
                </w:tcMar>
                <w:vAlign w:val="center"/>
              </w:tcPr>
            </w:tcPrChange>
          </w:tcPr>
          <w:p w:rsidR="007D7360" w:rsidRPr="00CF4967" w:rsidRDefault="007D7360" w:rsidP="00E53B5C">
            <w:pPr>
              <w:cnfStyle w:val="100000000000" w:firstRow="1" w:lastRow="0" w:firstColumn="0" w:lastColumn="0" w:oddVBand="0" w:evenVBand="0" w:oddHBand="0" w:evenHBand="0" w:firstRowFirstColumn="0" w:firstRowLastColumn="0" w:lastRowFirstColumn="0" w:lastRowLastColumn="0"/>
              <w:rPr>
                <w:rPrChange w:id="1201" w:author="Juddy Tatiana Vargas Santofimio" w:date="2026-09-01T16:08:00Z">
                  <w:rPr/>
                </w:rPrChange>
              </w:rPr>
              <w:pPrChange w:id="1202" w:author="Juddy Tatiana Vargas Santofimio" w:date="2026-09-13T14:47:00Z">
                <w:pPr>
                  <w:cnfStyle w:val="100000000000" w:firstRow="1" w:lastRow="0" w:firstColumn="0" w:lastColumn="0" w:oddVBand="0" w:evenVBand="0" w:oddHBand="0" w:evenHBand="0" w:firstRowFirstColumn="0" w:firstRowLastColumn="0" w:lastRowFirstColumn="0" w:lastRowLastColumn="0"/>
                </w:pPr>
              </w:pPrChange>
            </w:pPr>
            <w:r w:rsidRPr="00CF4967">
              <w:rPr>
                <w:rPrChange w:id="1203" w:author="Juddy Tatiana Vargas Santofimio" w:date="2026-09-01T16:08:00Z">
                  <w:rPr>
                    <w:bCs/>
                    <w:color w:val="FFFFFF"/>
                  </w:rPr>
                </w:rPrChange>
              </w:rPr>
              <w:t>Entren.</w:t>
            </w:r>
          </w:p>
        </w:tc>
        <w:tc>
          <w:tcPr>
            <w:tcW w:w="816" w:type="dxa"/>
            <w:tcPrChange w:id="1204" w:author="Juddy Tatiana Vargas Santofimio" w:date="2026-09-13T15:00:00Z">
              <w:tcPr>
                <w:tcW w:w="816" w:type="dxa"/>
                <w:gridSpan w:val="2"/>
                <w:shd w:val="clear" w:color="auto" w:fill="0D8932"/>
                <w:tcMar>
                  <w:top w:w="80" w:type="dxa"/>
                  <w:left w:w="100" w:type="dxa"/>
                  <w:bottom w:w="80" w:type="dxa"/>
                  <w:right w:w="100" w:type="dxa"/>
                </w:tcMar>
                <w:vAlign w:val="center"/>
              </w:tcPr>
            </w:tcPrChange>
          </w:tcPr>
          <w:p w:rsidR="007D7360" w:rsidRPr="00CF4967" w:rsidRDefault="007D7360" w:rsidP="00E53B5C">
            <w:pPr>
              <w:cnfStyle w:val="100000000000" w:firstRow="1" w:lastRow="0" w:firstColumn="0" w:lastColumn="0" w:oddVBand="0" w:evenVBand="0" w:oddHBand="0" w:evenHBand="0" w:firstRowFirstColumn="0" w:firstRowLastColumn="0" w:lastRowFirstColumn="0" w:lastRowLastColumn="0"/>
              <w:rPr>
                <w:rPrChange w:id="1205" w:author="Juddy Tatiana Vargas Santofimio" w:date="2026-09-01T16:08:00Z">
                  <w:rPr/>
                </w:rPrChange>
              </w:rPr>
              <w:pPrChange w:id="1206" w:author="Juddy Tatiana Vargas Santofimio" w:date="2026-09-13T14:47:00Z">
                <w:pPr>
                  <w:cnfStyle w:val="100000000000" w:firstRow="1" w:lastRow="0" w:firstColumn="0" w:lastColumn="0" w:oddVBand="0" w:evenVBand="0" w:oddHBand="0" w:evenHBand="0" w:firstRowFirstColumn="0" w:firstRowLastColumn="0" w:lastRowFirstColumn="0" w:lastRowLastColumn="0"/>
                </w:pPr>
              </w:pPrChange>
            </w:pPr>
            <w:proofErr w:type="spellStart"/>
            <w:r w:rsidRPr="00CF4967">
              <w:rPr>
                <w:rPrChange w:id="1207" w:author="Juddy Tatiana Vargas Santofimio" w:date="2026-09-01T16:08:00Z">
                  <w:rPr>
                    <w:bCs/>
                    <w:color w:val="FFFFFF"/>
                  </w:rPr>
                </w:rPrChange>
              </w:rPr>
              <w:t>Árb</w:t>
            </w:r>
            <w:proofErr w:type="spellEnd"/>
            <w:r w:rsidRPr="00CF4967">
              <w:rPr>
                <w:rPrChange w:id="1208" w:author="Juddy Tatiana Vargas Santofimio" w:date="2026-09-01T16:08:00Z">
                  <w:rPr>
                    <w:bCs/>
                    <w:color w:val="FFFFFF"/>
                  </w:rPr>
                </w:rPrChange>
              </w:rPr>
              <w:t>. campo</w:t>
            </w:r>
          </w:p>
        </w:tc>
        <w:tc>
          <w:tcPr>
            <w:tcW w:w="1134" w:type="dxa"/>
            <w:tcPrChange w:id="1209" w:author="Juddy Tatiana Vargas Santofimio" w:date="2026-09-13T15:00:00Z">
              <w:tcPr>
                <w:tcW w:w="1134" w:type="dxa"/>
                <w:gridSpan w:val="2"/>
                <w:shd w:val="clear" w:color="auto" w:fill="0D8932"/>
                <w:tcMar>
                  <w:top w:w="80" w:type="dxa"/>
                  <w:left w:w="100" w:type="dxa"/>
                  <w:bottom w:w="80" w:type="dxa"/>
                  <w:right w:w="100" w:type="dxa"/>
                </w:tcMar>
                <w:vAlign w:val="center"/>
              </w:tcPr>
            </w:tcPrChange>
          </w:tcPr>
          <w:p w:rsidR="007D7360" w:rsidRPr="00CF4967" w:rsidRDefault="007D7360" w:rsidP="00E53B5C">
            <w:pPr>
              <w:cnfStyle w:val="100000000000" w:firstRow="1" w:lastRow="0" w:firstColumn="0" w:lastColumn="0" w:oddVBand="0" w:evenVBand="0" w:oddHBand="0" w:evenHBand="0" w:firstRowFirstColumn="0" w:firstRowLastColumn="0" w:lastRowFirstColumn="0" w:lastRowLastColumn="0"/>
              <w:rPr>
                <w:rPrChange w:id="1210" w:author="Juddy Tatiana Vargas Santofimio" w:date="2026-09-01T16:08:00Z">
                  <w:rPr/>
                </w:rPrChange>
              </w:rPr>
              <w:pPrChange w:id="1211" w:author="Juddy Tatiana Vargas Santofimio" w:date="2026-09-13T14:47:00Z">
                <w:pPr>
                  <w:cnfStyle w:val="100000000000" w:firstRow="1" w:lastRow="0" w:firstColumn="0" w:lastColumn="0" w:oddVBand="0" w:evenVBand="0" w:oddHBand="0" w:evenHBand="0" w:firstRowFirstColumn="0" w:firstRowLastColumn="0" w:lastRowFirstColumn="0" w:lastRowLastColumn="0"/>
                </w:pPr>
              </w:pPrChange>
            </w:pPr>
            <w:proofErr w:type="spellStart"/>
            <w:r w:rsidRPr="00CF4967">
              <w:rPr>
                <w:rPrChange w:id="1212" w:author="Juddy Tatiana Vargas Santofimio" w:date="2026-09-01T16:08:00Z">
                  <w:rPr>
                    <w:bCs/>
                    <w:color w:val="FFFFFF"/>
                  </w:rPr>
                </w:rPrChange>
              </w:rPr>
              <w:t>Árb</w:t>
            </w:r>
            <w:proofErr w:type="spellEnd"/>
            <w:r w:rsidRPr="00CF4967">
              <w:rPr>
                <w:rPrChange w:id="1213" w:author="Juddy Tatiana Vargas Santofimio" w:date="2026-09-01T16:08:00Z">
                  <w:rPr>
                    <w:bCs/>
                    <w:color w:val="FFFFFF"/>
                  </w:rPr>
                </w:rPrChange>
              </w:rPr>
              <w:t xml:space="preserve">. mesa </w:t>
            </w:r>
            <w:proofErr w:type="spellStart"/>
            <w:r w:rsidRPr="00CF4967">
              <w:rPr>
                <w:rPrChange w:id="1214" w:author="Juddy Tatiana Vargas Santofimio" w:date="2026-09-01T16:08:00Z">
                  <w:rPr>
                    <w:bCs/>
                    <w:color w:val="FFFFFF"/>
                  </w:rPr>
                </w:rPrChange>
              </w:rPr>
              <w:t>asig</w:t>
            </w:r>
            <w:proofErr w:type="spellEnd"/>
            <w:r w:rsidRPr="00CF4967">
              <w:rPr>
                <w:rPrChange w:id="1215" w:author="Juddy Tatiana Vargas Santofimio" w:date="2026-09-01T16:08:00Z">
                  <w:rPr>
                    <w:bCs/>
                    <w:color w:val="FFFFFF"/>
                  </w:rPr>
                </w:rPrChange>
              </w:rPr>
              <w:t>.</w:t>
            </w:r>
          </w:p>
        </w:tc>
        <w:tc>
          <w:tcPr>
            <w:tcW w:w="851" w:type="dxa"/>
            <w:tcPrChange w:id="1216" w:author="Juddy Tatiana Vargas Santofimio" w:date="2026-09-13T15:00:00Z">
              <w:tcPr>
                <w:tcW w:w="851" w:type="dxa"/>
                <w:gridSpan w:val="2"/>
                <w:shd w:val="clear" w:color="auto" w:fill="0D8932"/>
                <w:tcMar>
                  <w:top w:w="80" w:type="dxa"/>
                  <w:left w:w="100" w:type="dxa"/>
                  <w:bottom w:w="80" w:type="dxa"/>
                  <w:right w:w="100" w:type="dxa"/>
                </w:tcMar>
                <w:vAlign w:val="center"/>
              </w:tcPr>
            </w:tcPrChange>
          </w:tcPr>
          <w:p w:rsidR="007D7360" w:rsidRPr="00CF4967" w:rsidRDefault="007D7360" w:rsidP="00E53B5C">
            <w:pPr>
              <w:cnfStyle w:val="100000000000" w:firstRow="1" w:lastRow="0" w:firstColumn="0" w:lastColumn="0" w:oddVBand="0" w:evenVBand="0" w:oddHBand="0" w:evenHBand="0" w:firstRowFirstColumn="0" w:firstRowLastColumn="0" w:lastRowFirstColumn="0" w:lastRowLastColumn="0"/>
              <w:rPr>
                <w:rPrChange w:id="1217" w:author="Juddy Tatiana Vargas Santofimio" w:date="2026-09-01T16:08:00Z">
                  <w:rPr/>
                </w:rPrChange>
              </w:rPr>
              <w:pPrChange w:id="1218" w:author="Juddy Tatiana Vargas Santofimio" w:date="2026-09-13T14:47:00Z">
                <w:pPr>
                  <w:cnfStyle w:val="100000000000" w:firstRow="1" w:lastRow="0" w:firstColumn="0" w:lastColumn="0" w:oddVBand="0" w:evenVBand="0" w:oddHBand="0" w:evenHBand="0" w:firstRowFirstColumn="0" w:firstRowLastColumn="0" w:lastRowFirstColumn="0" w:lastRowLastColumn="0"/>
                </w:pPr>
              </w:pPrChange>
            </w:pPr>
            <w:proofErr w:type="spellStart"/>
            <w:r w:rsidRPr="00CF4967">
              <w:rPr>
                <w:rPrChange w:id="1219" w:author="Juddy Tatiana Vargas Santofimio" w:date="2026-09-01T16:08:00Z">
                  <w:rPr>
                    <w:bCs/>
                    <w:color w:val="FFFFFF"/>
                  </w:rPr>
                </w:rPrChange>
              </w:rPr>
              <w:t>Espect</w:t>
            </w:r>
            <w:proofErr w:type="spellEnd"/>
            <w:r w:rsidRPr="00CF4967">
              <w:rPr>
                <w:rPrChange w:id="1220" w:author="Juddy Tatiana Vargas Santofimio" w:date="2026-09-01T16:08:00Z">
                  <w:rPr>
                    <w:bCs/>
                    <w:color w:val="FFFFFF"/>
                  </w:rPr>
                </w:rPrChange>
              </w:rPr>
              <w:t>.</w:t>
            </w:r>
          </w:p>
        </w:tc>
      </w:tr>
      <w:tr w:rsidR="007D7360" w:rsidRPr="00113D74" w:rsidTr="00D7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221"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100000" w:firstRow="0" w:lastRow="0" w:firstColumn="1" w:lastColumn="0" w:oddVBand="0" w:evenVBand="0" w:oddHBand="1" w:evenHBand="0" w:firstRowFirstColumn="0" w:firstRowLastColumn="0" w:lastRowFirstColumn="0" w:lastRowLastColumn="0"/>
              <w:pPrChange w:id="1222"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r w:rsidRPr="00113D74">
              <w:t>UC-01 Crear torneo</w:t>
            </w:r>
          </w:p>
        </w:tc>
        <w:tc>
          <w:tcPr>
            <w:tcW w:w="862" w:type="dxa"/>
            <w:tcPrChange w:id="1223"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24"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68" w:type="dxa"/>
            <w:tcPrChange w:id="1225"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26"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816" w:type="dxa"/>
            <w:tcPrChange w:id="1227"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28"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1134" w:type="dxa"/>
            <w:tcPrChange w:id="1229"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30"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851" w:type="dxa"/>
            <w:tcPrChange w:id="1231"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32"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r>
      <w:tr w:rsidR="007D7360" w:rsidRPr="00113D74" w:rsidTr="00D71F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233"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010000" w:firstRow="0" w:lastRow="0" w:firstColumn="1" w:lastColumn="0" w:oddVBand="0" w:evenVBand="0" w:oddHBand="0" w:evenHBand="1" w:firstRowFirstColumn="0" w:firstRowLastColumn="0" w:lastRowFirstColumn="0" w:lastRowLastColumn="0"/>
              <w:pPrChange w:id="1234"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r w:rsidRPr="00113D74">
              <w:t>UC-02 Inscribir equipo</w:t>
            </w:r>
          </w:p>
        </w:tc>
        <w:tc>
          <w:tcPr>
            <w:tcW w:w="862" w:type="dxa"/>
            <w:tcPrChange w:id="1235"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36"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c>
          <w:tcPr>
            <w:tcW w:w="868" w:type="dxa"/>
            <w:tcPrChange w:id="1237"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38"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816" w:type="dxa"/>
            <w:tcPrChange w:id="1239"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40"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c>
          <w:tcPr>
            <w:tcW w:w="1134" w:type="dxa"/>
            <w:tcPrChange w:id="1241"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42"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c>
          <w:tcPr>
            <w:tcW w:w="851" w:type="dxa"/>
            <w:tcPrChange w:id="1243"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44"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r>
      <w:tr w:rsidR="007D7360" w:rsidRPr="00113D74" w:rsidTr="00D7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245"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100000" w:firstRow="0" w:lastRow="0" w:firstColumn="1" w:lastColumn="0" w:oddVBand="0" w:evenVBand="0" w:oddHBand="1" w:evenHBand="0" w:firstRowFirstColumn="0" w:firstRowLastColumn="0" w:lastRowFirstColumn="0" w:lastRowLastColumn="0"/>
              <w:pPrChange w:id="1246"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r w:rsidRPr="00113D74">
              <w:t>UC-03 Aprobar/rechazar inscripción</w:t>
            </w:r>
          </w:p>
        </w:tc>
        <w:tc>
          <w:tcPr>
            <w:tcW w:w="862" w:type="dxa"/>
            <w:tcPrChange w:id="1247"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48"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68" w:type="dxa"/>
            <w:tcPrChange w:id="1249"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50"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816" w:type="dxa"/>
            <w:tcPrChange w:id="1251"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52"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1134" w:type="dxa"/>
            <w:tcPrChange w:id="1253"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54"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851" w:type="dxa"/>
            <w:tcPrChange w:id="1255"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56"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r>
      <w:tr w:rsidR="007D7360" w:rsidRPr="00113D74" w:rsidTr="00D71F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257"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010000" w:firstRow="0" w:lastRow="0" w:firstColumn="1" w:lastColumn="0" w:oddVBand="0" w:evenVBand="0" w:oddHBand="0" w:evenHBand="1" w:firstRowFirstColumn="0" w:firstRowLastColumn="0" w:lastRowFirstColumn="0" w:lastRowLastColumn="0"/>
              <w:pPrChange w:id="1258"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r w:rsidRPr="00113D74">
              <w:t>UC-04 Editar planilla de equipo</w:t>
            </w:r>
          </w:p>
        </w:tc>
        <w:tc>
          <w:tcPr>
            <w:tcW w:w="862" w:type="dxa"/>
            <w:tcPrChange w:id="1259"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60"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868" w:type="dxa"/>
            <w:tcPrChange w:id="1261"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62"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c>
          <w:tcPr>
            <w:tcW w:w="816" w:type="dxa"/>
            <w:tcPrChange w:id="1263"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64"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c>
          <w:tcPr>
            <w:tcW w:w="1134" w:type="dxa"/>
            <w:tcPrChange w:id="1265"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66"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c>
          <w:tcPr>
            <w:tcW w:w="851" w:type="dxa"/>
            <w:tcPrChange w:id="1267"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68"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r>
      <w:tr w:rsidR="007D7360" w:rsidRPr="00113D74" w:rsidTr="00D7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269"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100000" w:firstRow="0" w:lastRow="0" w:firstColumn="1" w:lastColumn="0" w:oddVBand="0" w:evenVBand="0" w:oddHBand="1" w:evenHBand="0" w:firstRowFirstColumn="0" w:firstRowLastColumn="0" w:lastRowFirstColumn="0" w:lastRowLastColumn="0"/>
              <w:pPrChange w:id="1270"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r w:rsidRPr="00113D74">
              <w:t>UC-05 Programar partido y asignar oficiales</w:t>
            </w:r>
          </w:p>
        </w:tc>
        <w:tc>
          <w:tcPr>
            <w:tcW w:w="862" w:type="dxa"/>
            <w:tcPrChange w:id="1271"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72"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68" w:type="dxa"/>
            <w:tcPrChange w:id="1273"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74"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816" w:type="dxa"/>
            <w:tcPrChange w:id="1275"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76"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1134" w:type="dxa"/>
            <w:tcPrChange w:id="1277"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78"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851" w:type="dxa"/>
            <w:tcPrChange w:id="1279"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80"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r>
      <w:tr w:rsidR="007D7360" w:rsidRPr="00113D74" w:rsidTr="00D71F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281"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010000" w:firstRow="0" w:lastRow="0" w:firstColumn="1" w:lastColumn="0" w:oddVBand="0" w:evenVBand="0" w:oddHBand="0" w:evenHBand="1" w:firstRowFirstColumn="0" w:firstRowLastColumn="0" w:lastRowFirstColumn="0" w:lastRowLastColumn="0"/>
              <w:pPrChange w:id="1282"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r w:rsidRPr="00113D74">
              <w:t>UC-06 Cargar resultado y registrar eventos en vivo</w:t>
            </w:r>
          </w:p>
        </w:tc>
        <w:tc>
          <w:tcPr>
            <w:tcW w:w="862" w:type="dxa"/>
            <w:tcPrChange w:id="1283"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84"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 (</w:t>
            </w:r>
            <w:proofErr w:type="spellStart"/>
            <w:r w:rsidRPr="00113D74">
              <w:t>resp</w:t>
            </w:r>
            <w:proofErr w:type="spellEnd"/>
            <w:r w:rsidRPr="00113D74">
              <w:t>.)</w:t>
            </w:r>
          </w:p>
        </w:tc>
        <w:tc>
          <w:tcPr>
            <w:tcW w:w="868" w:type="dxa"/>
            <w:tcPrChange w:id="1285"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86"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c>
          <w:tcPr>
            <w:tcW w:w="816" w:type="dxa"/>
            <w:tcPrChange w:id="1287"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88"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c>
          <w:tcPr>
            <w:tcW w:w="1134" w:type="dxa"/>
            <w:tcPrChange w:id="1289"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90"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851" w:type="dxa"/>
            <w:tcPrChange w:id="1291"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92"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r>
      <w:tr w:rsidR="007D7360" w:rsidRPr="00113D74" w:rsidTr="00D7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293"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100000" w:firstRow="0" w:lastRow="0" w:firstColumn="1" w:lastColumn="0" w:oddVBand="0" w:evenVBand="0" w:oddHBand="1" w:evenHBand="0" w:firstRowFirstColumn="0" w:firstRowLastColumn="0" w:lastRowFirstColumn="0" w:lastRowLastColumn="0"/>
              <w:pPrChange w:id="1294"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r w:rsidRPr="00113D74">
              <w:t>UC-07 Consultar estadísticas del torneo</w:t>
            </w:r>
          </w:p>
        </w:tc>
        <w:tc>
          <w:tcPr>
            <w:tcW w:w="862" w:type="dxa"/>
            <w:tcPrChange w:id="1295"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96"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68" w:type="dxa"/>
            <w:tcPrChange w:id="1297"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98"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16" w:type="dxa"/>
            <w:tcPrChange w:id="1299"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300"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1134" w:type="dxa"/>
            <w:tcPrChange w:id="1301"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302"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51" w:type="dxa"/>
            <w:tcPrChange w:id="1303"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304"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r>
      <w:tr w:rsidR="007D7360" w:rsidRPr="00113D74" w:rsidTr="00D71F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305"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010000" w:firstRow="0" w:lastRow="0" w:firstColumn="1" w:lastColumn="0" w:oddVBand="0" w:evenVBand="0" w:oddHBand="0" w:evenHBand="1" w:firstRowFirstColumn="0" w:firstRowLastColumn="0" w:lastRowFirstColumn="0" w:lastRowLastColumn="0"/>
              <w:pPrChange w:id="1306"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r w:rsidRPr="00113D74">
              <w:t>UC-08 Consultar ficha de jugador o árbitro</w:t>
            </w:r>
          </w:p>
        </w:tc>
        <w:tc>
          <w:tcPr>
            <w:tcW w:w="862" w:type="dxa"/>
            <w:tcPrChange w:id="1307"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308"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868" w:type="dxa"/>
            <w:tcPrChange w:id="1309"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310"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816" w:type="dxa"/>
            <w:tcPrChange w:id="1311"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312"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1134" w:type="dxa"/>
            <w:tcPrChange w:id="1313"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314"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851" w:type="dxa"/>
            <w:tcPrChange w:id="1315"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316"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r>
      <w:tr w:rsidR="007D7360" w:rsidRPr="00113D74" w:rsidTr="00D7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317"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100000" w:firstRow="0" w:lastRow="0" w:firstColumn="1" w:lastColumn="0" w:oddVBand="0" w:evenVBand="0" w:oddHBand="1" w:evenHBand="0" w:firstRowFirstColumn="0" w:firstRowLastColumn="0" w:lastRowFirstColumn="0" w:lastRowLastColumn="0"/>
              <w:pPrChange w:id="1318"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r w:rsidRPr="00113D74">
              <w:t>UC-09 Iniciar sesión / registrarse</w:t>
            </w:r>
          </w:p>
        </w:tc>
        <w:tc>
          <w:tcPr>
            <w:tcW w:w="862" w:type="dxa"/>
            <w:tcPrChange w:id="1319"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320"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68" w:type="dxa"/>
            <w:tcPrChange w:id="1321"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322"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16" w:type="dxa"/>
            <w:tcPrChange w:id="1323"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324"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1134" w:type="dxa"/>
            <w:tcPrChange w:id="1325"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326"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51" w:type="dxa"/>
            <w:tcPrChange w:id="1327"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328"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r>
      <w:tr w:rsidR="007D7360" w:rsidRPr="00113D74" w:rsidTr="00D71F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329"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010000" w:firstRow="0" w:lastRow="0" w:firstColumn="1" w:lastColumn="0" w:oddVBand="0" w:evenVBand="0" w:oddHBand="0" w:evenHBand="1" w:firstRowFirstColumn="0" w:firstRowLastColumn="0" w:lastRowFirstColumn="0" w:lastRowLastColumn="0"/>
              <w:pPrChange w:id="1330"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r w:rsidRPr="00113D74">
              <w:t>UC-10 Marcar torneo como favorito</w:t>
            </w:r>
          </w:p>
        </w:tc>
        <w:tc>
          <w:tcPr>
            <w:tcW w:w="862" w:type="dxa"/>
            <w:tcPrChange w:id="1331"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332"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868" w:type="dxa"/>
            <w:tcPrChange w:id="1333"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334"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816" w:type="dxa"/>
            <w:tcPrChange w:id="1335"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336"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1134" w:type="dxa"/>
            <w:tcPrChange w:id="1337"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338"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851" w:type="dxa"/>
            <w:tcPrChange w:id="1339"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340"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r>
      <w:tr w:rsidR="00877430" w:rsidRPr="00113D74" w:rsidTr="00D71F43">
        <w:trPr>
          <w:cnfStyle w:val="000000100000" w:firstRow="0" w:lastRow="0" w:firstColumn="0" w:lastColumn="0" w:oddVBand="0" w:evenVBand="0" w:oddHBand="1" w:evenHBand="0" w:firstRowFirstColumn="0" w:firstRowLastColumn="0" w:lastRowFirstColumn="0" w:lastRowLastColumn="0"/>
          <w:ins w:id="1341" w:author="Juddy Tatiana Vargas Santofimio" w:date="2026-08-31T19:00:00Z"/>
        </w:trPr>
        <w:tc>
          <w:tcPr>
            <w:cnfStyle w:val="001000000000" w:firstRow="0" w:lastRow="0" w:firstColumn="1" w:lastColumn="0" w:oddVBand="0" w:evenVBand="0" w:oddHBand="0" w:evenHBand="0" w:firstRowFirstColumn="0" w:firstRowLastColumn="0" w:lastRowFirstColumn="0" w:lastRowLastColumn="0"/>
            <w:tcW w:w="4309" w:type="dxa"/>
            <w:tcPrChange w:id="1342" w:author="Juddy Tatiana Vargas Santofimio" w:date="2026-09-13T15:00:00Z">
              <w:tcPr>
                <w:tcW w:w="4309" w:type="dxa"/>
                <w:gridSpan w:val="2"/>
                <w:shd w:val="clear" w:color="auto" w:fill="auto"/>
                <w:tcMar>
                  <w:top w:w="80" w:type="dxa"/>
                  <w:left w:w="100" w:type="dxa"/>
                  <w:bottom w:w="80" w:type="dxa"/>
                  <w:right w:w="100" w:type="dxa"/>
                </w:tcMar>
                <w:vAlign w:val="center"/>
              </w:tcPr>
            </w:tcPrChange>
          </w:tcPr>
          <w:p w:rsidR="00877430" w:rsidRPr="00113D74" w:rsidRDefault="00877430" w:rsidP="00E53B5C">
            <w:pPr>
              <w:cnfStyle w:val="001000100000" w:firstRow="0" w:lastRow="0" w:firstColumn="1" w:lastColumn="0" w:oddVBand="0" w:evenVBand="0" w:oddHBand="1" w:evenHBand="0" w:firstRowFirstColumn="0" w:firstRowLastColumn="0" w:lastRowFirstColumn="0" w:lastRowLastColumn="0"/>
              <w:rPr>
                <w:ins w:id="1343" w:author="Juddy Tatiana Vargas Santofimio" w:date="2026-08-31T19:00:00Z"/>
              </w:rPr>
              <w:pPrChange w:id="1344"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ins w:id="1345" w:author="Juddy Tatiana Vargas Santofimio" w:date="2026-08-31T19:00:00Z">
              <w:r w:rsidRPr="00113D74">
                <w:t xml:space="preserve">UC-11 Validar cuota de género en </w:t>
              </w:r>
            </w:ins>
            <w:ins w:id="1346" w:author="Juddy Tatiana Vargas Santofimio" w:date="2026-09-13T14:35:00Z">
              <w:r w:rsidR="0016594A">
                <w:t>HandPLay</w:t>
              </w:r>
            </w:ins>
            <w:ins w:id="1347" w:author="Juddy Tatiana Vargas Santofimio" w:date="2026-08-31T19:00:00Z">
              <w:r w:rsidRPr="00113D74">
                <w:t xml:space="preserve"> (Mixto)</w:t>
              </w:r>
            </w:ins>
          </w:p>
        </w:tc>
        <w:tc>
          <w:tcPr>
            <w:tcW w:w="862" w:type="dxa"/>
            <w:tcPrChange w:id="1348"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877430" w:rsidRPr="00113D74" w:rsidRDefault="00877430" w:rsidP="00E53B5C">
            <w:pPr>
              <w:cnfStyle w:val="000000100000" w:firstRow="0" w:lastRow="0" w:firstColumn="0" w:lastColumn="0" w:oddVBand="0" w:evenVBand="0" w:oddHBand="1" w:evenHBand="0" w:firstRowFirstColumn="0" w:firstRowLastColumn="0" w:lastRowFirstColumn="0" w:lastRowLastColumn="0"/>
              <w:rPr>
                <w:ins w:id="1349" w:author="Juddy Tatiana Vargas Santofimio" w:date="2026-08-31T19:00:00Z"/>
              </w:rPr>
              <w:pPrChange w:id="1350"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ins w:id="1351" w:author="Juddy Tatiana Vargas Santofimio" w:date="2026-08-31T19:00:00Z">
              <w:r w:rsidRPr="00113D74">
                <w:t>X (</w:t>
              </w:r>
              <w:proofErr w:type="spellStart"/>
              <w:r w:rsidRPr="00113D74">
                <w:t>resp</w:t>
              </w:r>
              <w:proofErr w:type="spellEnd"/>
              <w:r w:rsidRPr="00113D74">
                <w:t>.)</w:t>
              </w:r>
            </w:ins>
          </w:p>
        </w:tc>
        <w:tc>
          <w:tcPr>
            <w:tcW w:w="868" w:type="dxa"/>
            <w:tcPrChange w:id="1352"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877430" w:rsidRPr="00113D74" w:rsidRDefault="00877430" w:rsidP="00E53B5C">
            <w:pPr>
              <w:cnfStyle w:val="000000100000" w:firstRow="0" w:lastRow="0" w:firstColumn="0" w:lastColumn="0" w:oddVBand="0" w:evenVBand="0" w:oddHBand="1" w:evenHBand="0" w:firstRowFirstColumn="0" w:firstRowLastColumn="0" w:lastRowFirstColumn="0" w:lastRowLastColumn="0"/>
              <w:rPr>
                <w:ins w:id="1353" w:author="Juddy Tatiana Vargas Santofimio" w:date="2026-08-31T19:00:00Z"/>
              </w:rPr>
              <w:pPrChange w:id="1354"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816" w:type="dxa"/>
            <w:tcPrChange w:id="1355"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877430" w:rsidRPr="00113D74" w:rsidRDefault="00877430" w:rsidP="00E53B5C">
            <w:pPr>
              <w:cnfStyle w:val="000000100000" w:firstRow="0" w:lastRow="0" w:firstColumn="0" w:lastColumn="0" w:oddVBand="0" w:evenVBand="0" w:oddHBand="1" w:evenHBand="0" w:firstRowFirstColumn="0" w:firstRowLastColumn="0" w:lastRowFirstColumn="0" w:lastRowLastColumn="0"/>
              <w:rPr>
                <w:ins w:id="1356" w:author="Juddy Tatiana Vargas Santofimio" w:date="2026-08-31T19:00:00Z"/>
              </w:rPr>
              <w:pPrChange w:id="1357"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ins w:id="1358" w:author="Juddy Tatiana Vargas Santofimio" w:date="2026-08-31T19:00:00Z">
              <w:r w:rsidRPr="00113D74">
                <w:t>X</w:t>
              </w:r>
            </w:ins>
          </w:p>
        </w:tc>
        <w:tc>
          <w:tcPr>
            <w:tcW w:w="1134" w:type="dxa"/>
            <w:tcPrChange w:id="1359"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877430" w:rsidRPr="00113D74" w:rsidRDefault="00877430" w:rsidP="00E53B5C">
            <w:pPr>
              <w:cnfStyle w:val="000000100000" w:firstRow="0" w:lastRow="0" w:firstColumn="0" w:lastColumn="0" w:oddVBand="0" w:evenVBand="0" w:oddHBand="1" w:evenHBand="0" w:firstRowFirstColumn="0" w:firstRowLastColumn="0" w:lastRowFirstColumn="0" w:lastRowLastColumn="0"/>
              <w:rPr>
                <w:ins w:id="1360" w:author="Juddy Tatiana Vargas Santofimio" w:date="2026-08-31T19:00:00Z"/>
              </w:rPr>
              <w:pPrChange w:id="1361"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ins w:id="1362" w:author="Juddy Tatiana Vargas Santofimio" w:date="2026-08-31T19:00:00Z">
              <w:r w:rsidRPr="00113D74">
                <w:t>X</w:t>
              </w:r>
            </w:ins>
          </w:p>
        </w:tc>
        <w:tc>
          <w:tcPr>
            <w:tcW w:w="851" w:type="dxa"/>
            <w:tcPrChange w:id="1363" w:author="Juddy Tatiana Vargas Santofimio" w:date="2026-09-13T15:00:00Z">
              <w:tcPr>
                <w:tcW w:w="851" w:type="dxa"/>
                <w:shd w:val="clear" w:color="auto" w:fill="auto"/>
                <w:tcMar>
                  <w:top w:w="80" w:type="dxa"/>
                  <w:left w:w="100" w:type="dxa"/>
                  <w:bottom w:w="80" w:type="dxa"/>
                  <w:right w:w="100" w:type="dxa"/>
                </w:tcMar>
                <w:vAlign w:val="center"/>
              </w:tcPr>
            </w:tcPrChange>
          </w:tcPr>
          <w:p w:rsidR="00877430" w:rsidRPr="00113D74" w:rsidRDefault="00877430" w:rsidP="00E53B5C">
            <w:pPr>
              <w:cnfStyle w:val="000000100000" w:firstRow="0" w:lastRow="0" w:firstColumn="0" w:lastColumn="0" w:oddVBand="0" w:evenVBand="0" w:oddHBand="1" w:evenHBand="0" w:firstRowFirstColumn="0" w:firstRowLastColumn="0" w:lastRowFirstColumn="0" w:lastRowLastColumn="0"/>
              <w:rPr>
                <w:ins w:id="1364" w:author="Juddy Tatiana Vargas Santofimio" w:date="2026-08-31T19:00:00Z"/>
              </w:rPr>
              <w:pPrChange w:id="1365"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r>
    </w:tbl>
    <w:p w:rsidR="007D7360" w:rsidRPr="00113D74" w:rsidRDefault="007D7360">
      <w:pPr>
        <w:rPr>
          <w:rPrChange w:id="1366" w:author="Juddy Tatiana Vargas Santofimio" w:date="2026-09-01T15:16:00Z">
            <w:rPr>
              <w:i/>
              <w:iCs/>
            </w:rPr>
          </w:rPrChange>
        </w:rPr>
        <w:pPrChange w:id="1367" w:author="Juddy Tatiana Vargas Santofimio" w:date="2026-09-01T15:19:00Z">
          <w:pPr>
            <w:spacing w:after="0" w:line="240" w:lineRule="auto"/>
          </w:pPr>
        </w:pPrChange>
      </w:pPr>
      <w:r w:rsidRPr="00113D74">
        <w:rPr>
          <w:rPrChange w:id="1368" w:author="Juddy Tatiana Vargas Santofimio" w:date="2026-09-01T15:16:00Z">
            <w:rPr>
              <w:i/>
              <w:iCs/>
            </w:rPr>
          </w:rPrChange>
        </w:rPr>
        <w:t>El administrador aparece como respaldo (</w:t>
      </w:r>
      <w:proofErr w:type="spellStart"/>
      <w:r w:rsidRPr="00113D74">
        <w:rPr>
          <w:rPrChange w:id="1369" w:author="Juddy Tatiana Vargas Santofimio" w:date="2026-09-01T15:16:00Z">
            <w:rPr>
              <w:i/>
              <w:iCs/>
            </w:rPr>
          </w:rPrChange>
        </w:rPr>
        <w:t>resp</w:t>
      </w:r>
      <w:proofErr w:type="spellEnd"/>
      <w:r w:rsidRPr="00113D74">
        <w:rPr>
          <w:rPrChange w:id="1370" w:author="Juddy Tatiana Vargas Santofimio" w:date="2026-09-01T15:16:00Z">
            <w:rPr>
              <w:i/>
              <w:iCs/>
            </w:rPr>
          </w:rPrChange>
        </w:rPr>
        <w:t>.) en UC-06</w:t>
      </w:r>
      <w:ins w:id="1371" w:author="Juddy Tatiana Vargas Santofimio" w:date="2026-08-31T19:00:00Z">
        <w:r w:rsidR="00877430" w:rsidRPr="00113D74">
          <w:rPr>
            <w:rPrChange w:id="1372" w:author="Juddy Tatiana Vargas Santofimio" w:date="2026-09-01T15:16:00Z">
              <w:rPr>
                <w:i/>
                <w:iCs/>
              </w:rPr>
            </w:rPrChange>
          </w:rPr>
          <w:t xml:space="preserve"> y UC-11</w:t>
        </w:r>
      </w:ins>
      <w:r w:rsidRPr="00113D74">
        <w:rPr>
          <w:rPrChange w:id="1373" w:author="Juddy Tatiana Vargas Santofimio" w:date="2026-09-01T15:16:00Z">
            <w:rPr>
              <w:i/>
              <w:iCs/>
            </w:rPr>
          </w:rPrChange>
        </w:rPr>
        <w:t xml:space="preserve"> porque las reglas de control de acceso le otorgan permiso de edición total sobre cualquier partido, pero el flujo normal lo ejecuta el árbitro de mesa asignado.</w:t>
      </w:r>
    </w:p>
    <w:p w:rsidR="007D7360" w:rsidRPr="006E6AD8" w:rsidRDefault="007D7360">
      <w:pPr>
        <w:pStyle w:val="Ttulo2"/>
        <w:numPr>
          <w:ilvl w:val="1"/>
          <w:numId w:val="46"/>
        </w:numPr>
        <w:ind w:left="567" w:hanging="501"/>
        <w:pPrChange w:id="1374" w:author="Juddy Tatiana Vargas Santofimio" w:date="2026-09-01T16:39:00Z">
          <w:pPr>
            <w:pStyle w:val="Ttulo1"/>
          </w:pPr>
        </w:pPrChange>
      </w:pPr>
      <w:bookmarkStart w:id="1375" w:name="_Toc239011105"/>
      <w:r w:rsidRPr="006E6AD8">
        <w:t>Casos de uso detallados</w:t>
      </w:r>
      <w:bookmarkEnd w:id="1375"/>
    </w:p>
    <w:p w:rsidR="00451DFE" w:rsidRPr="006E6AD8" w:rsidRDefault="00451DFE">
      <w:pPr>
        <w:pStyle w:val="Ttulo3"/>
        <w:numPr>
          <w:ilvl w:val="0"/>
          <w:numId w:val="53"/>
        </w:numPr>
        <w:rPr>
          <w:ins w:id="1376" w:author="Juddy Tatiana Vargas Santofimio" w:date="2026-09-01T17:03:00Z"/>
        </w:rPr>
        <w:pPrChange w:id="1377" w:author="Juddy Tatiana Vargas Santofimio" w:date="2026-09-01T17:05:00Z">
          <w:pPr>
            <w:pStyle w:val="Ttulo2"/>
            <w:spacing w:before="340" w:after="100"/>
          </w:pPr>
        </w:pPrChange>
      </w:pPr>
      <w:bookmarkStart w:id="1378" w:name="_Toc239011106"/>
      <w:ins w:id="1379" w:author="Juddy Tatiana Vargas Santofimio" w:date="2026-09-01T17:03:00Z">
        <w:r w:rsidRPr="006E6AD8">
          <w:t>Crear torneo</w:t>
        </w:r>
      </w:ins>
    </w:p>
    <w:tbl>
      <w:tblPr>
        <w:tblStyle w:val="Estilo1"/>
        <w:tblW w:w="8844" w:type="dxa"/>
        <w:tblLook w:val="0480" w:firstRow="0" w:lastRow="0" w:firstColumn="1" w:lastColumn="0" w:noHBand="0" w:noVBand="1"/>
        <w:tblPrChange w:id="1380" w:author="Juddy Tatiana Vargas Santofimio" w:date="2026-09-13T15:21: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757"/>
        <w:gridCol w:w="7087"/>
        <w:tblGridChange w:id="1381">
          <w:tblGrid>
            <w:gridCol w:w="2300"/>
            <w:gridCol w:w="6660"/>
          </w:tblGrid>
        </w:tblGridChange>
      </w:tblGrid>
      <w:tr w:rsidR="00451DFE" w:rsidTr="00E03AE5">
        <w:trPr>
          <w:cnfStyle w:val="000000100000" w:firstRow="0" w:lastRow="0" w:firstColumn="0" w:lastColumn="0" w:oddVBand="0" w:evenVBand="0" w:oddHBand="1" w:evenHBand="0" w:firstRowFirstColumn="0" w:firstRowLastColumn="0" w:lastRowFirstColumn="0" w:lastRowLastColumn="0"/>
          <w:ins w:id="1382" w:author="Juddy Tatiana Vargas Santofimio" w:date="2026-09-01T17:03:00Z"/>
        </w:trPr>
        <w:tc>
          <w:tcPr>
            <w:cnfStyle w:val="001000000000" w:firstRow="0" w:lastRow="0" w:firstColumn="1" w:lastColumn="0" w:oddVBand="0" w:evenVBand="0" w:oddHBand="0" w:evenHBand="0" w:firstRowFirstColumn="0" w:firstRowLastColumn="0" w:lastRowFirstColumn="0" w:lastRowLastColumn="0"/>
            <w:tcW w:w="1757" w:type="dxa"/>
            <w:tcPrChange w:id="1383" w:author="Juddy Tatiana Vargas Santofimio" w:date="2026-09-13T15:21:00Z">
              <w:tcPr>
                <w:tcW w:w="2300" w:type="dxa"/>
                <w:shd w:val="clear" w:color="auto" w:fill="E7F3EA"/>
                <w:tcMar>
                  <w:top w:w="80" w:type="dxa"/>
                  <w:left w:w="100" w:type="dxa"/>
                  <w:bottom w:w="80" w:type="dxa"/>
                  <w:right w:w="100" w:type="dxa"/>
                </w:tcMar>
              </w:tcPr>
            </w:tcPrChange>
          </w:tcPr>
          <w:p w:rsidR="00451DFE" w:rsidRPr="0016594A" w:rsidRDefault="00451DFE" w:rsidP="00E53B5C">
            <w:pPr>
              <w:cnfStyle w:val="001000100000" w:firstRow="0" w:lastRow="0" w:firstColumn="1" w:lastColumn="0" w:oddVBand="0" w:evenVBand="0" w:oddHBand="1" w:evenHBand="0" w:firstRowFirstColumn="0" w:firstRowLastColumn="0" w:lastRowFirstColumn="0" w:lastRowLastColumn="0"/>
              <w:rPr>
                <w:ins w:id="1384" w:author="Juddy Tatiana Vargas Santofimio" w:date="2026-09-01T17:03:00Z"/>
                <w:rPrChange w:id="1385" w:author="Juddy Tatiana Vargas Santofimio" w:date="2026-09-13T14:46:00Z">
                  <w:rPr>
                    <w:ins w:id="1386" w:author="Juddy Tatiana Vargas Santofimio" w:date="2026-09-01T17:03:00Z"/>
                  </w:rPr>
                </w:rPrChange>
              </w:rPr>
              <w:pPrChange w:id="1387"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ins w:id="1388" w:author="Juddy Tatiana Vargas Santofimio" w:date="2026-09-01T17:03:00Z">
              <w:r w:rsidRPr="0016594A">
                <w:rPr>
                  <w:bCs/>
                  <w:rPrChange w:id="1389" w:author="Juddy Tatiana Vargas Santofimio" w:date="2026-09-13T14:46:00Z">
                    <w:rPr>
                      <w:bCs/>
                    </w:rPr>
                  </w:rPrChange>
                </w:rPr>
                <w:t>Actor principal</w:t>
              </w:r>
            </w:ins>
          </w:p>
        </w:tc>
        <w:tc>
          <w:tcPr>
            <w:tcW w:w="7087" w:type="dxa"/>
            <w:tcPrChange w:id="1390" w:author="Juddy Tatiana Vargas Santofimio" w:date="2026-09-13T15:21:00Z">
              <w:tcPr>
                <w:tcW w:w="6660" w:type="dxa"/>
                <w:tcMar>
                  <w:top w:w="80" w:type="dxa"/>
                  <w:left w:w="100" w:type="dxa"/>
                  <w:bottom w:w="80" w:type="dxa"/>
                  <w:right w:w="100" w:type="dxa"/>
                </w:tcMar>
              </w:tcPr>
            </w:tcPrChange>
          </w:tcPr>
          <w:p w:rsidR="00451DFE" w:rsidRDefault="00451DFE" w:rsidP="00E53B5C">
            <w:pPr>
              <w:cnfStyle w:val="000000100000" w:firstRow="0" w:lastRow="0" w:firstColumn="0" w:lastColumn="0" w:oddVBand="0" w:evenVBand="0" w:oddHBand="1" w:evenHBand="0" w:firstRowFirstColumn="0" w:firstRowLastColumn="0" w:lastRowFirstColumn="0" w:lastRowLastColumn="0"/>
              <w:rPr>
                <w:ins w:id="1391" w:author="Juddy Tatiana Vargas Santofimio" w:date="2026-09-01T17:03:00Z"/>
              </w:rPr>
              <w:pPrChange w:id="1392"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ins w:id="1393" w:author="Juddy Tatiana Vargas Santofimio" w:date="2026-09-01T17:03:00Z">
              <w:r>
                <w:t>Administrador de liga</w:t>
              </w:r>
            </w:ins>
          </w:p>
        </w:tc>
      </w:tr>
      <w:tr w:rsidR="00451DFE" w:rsidTr="00E03AE5">
        <w:trPr>
          <w:cnfStyle w:val="000000010000" w:firstRow="0" w:lastRow="0" w:firstColumn="0" w:lastColumn="0" w:oddVBand="0" w:evenVBand="0" w:oddHBand="0" w:evenHBand="1" w:firstRowFirstColumn="0" w:firstRowLastColumn="0" w:lastRowFirstColumn="0" w:lastRowLastColumn="0"/>
          <w:ins w:id="1394" w:author="Juddy Tatiana Vargas Santofimio" w:date="2026-09-01T17:03:00Z"/>
        </w:trPr>
        <w:tc>
          <w:tcPr>
            <w:cnfStyle w:val="001000000000" w:firstRow="0" w:lastRow="0" w:firstColumn="1" w:lastColumn="0" w:oddVBand="0" w:evenVBand="0" w:oddHBand="0" w:evenHBand="0" w:firstRowFirstColumn="0" w:firstRowLastColumn="0" w:lastRowFirstColumn="0" w:lastRowLastColumn="0"/>
            <w:tcW w:w="1757" w:type="dxa"/>
            <w:tcPrChange w:id="1395" w:author="Juddy Tatiana Vargas Santofimio" w:date="2026-09-13T15:21:00Z">
              <w:tcPr>
                <w:tcW w:w="2300" w:type="dxa"/>
                <w:shd w:val="clear" w:color="auto" w:fill="E7F3EA"/>
                <w:tcMar>
                  <w:top w:w="80" w:type="dxa"/>
                  <w:left w:w="100" w:type="dxa"/>
                  <w:bottom w:w="80" w:type="dxa"/>
                  <w:right w:w="100" w:type="dxa"/>
                </w:tcMar>
              </w:tcPr>
            </w:tcPrChange>
          </w:tcPr>
          <w:p w:rsidR="00451DFE" w:rsidRPr="0016594A" w:rsidRDefault="00451DFE" w:rsidP="00E53B5C">
            <w:pPr>
              <w:cnfStyle w:val="001000010000" w:firstRow="0" w:lastRow="0" w:firstColumn="1" w:lastColumn="0" w:oddVBand="0" w:evenVBand="0" w:oddHBand="0" w:evenHBand="1" w:firstRowFirstColumn="0" w:firstRowLastColumn="0" w:lastRowFirstColumn="0" w:lastRowLastColumn="0"/>
              <w:rPr>
                <w:ins w:id="1396" w:author="Juddy Tatiana Vargas Santofimio" w:date="2026-09-01T17:03:00Z"/>
                <w:rPrChange w:id="1397" w:author="Juddy Tatiana Vargas Santofimio" w:date="2026-09-13T14:46:00Z">
                  <w:rPr>
                    <w:ins w:id="1398" w:author="Juddy Tatiana Vargas Santofimio" w:date="2026-09-01T17:03:00Z"/>
                  </w:rPr>
                </w:rPrChange>
              </w:rPr>
              <w:pPrChange w:id="1399"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ins w:id="1400" w:author="Juddy Tatiana Vargas Santofimio" w:date="2026-09-01T17:03:00Z">
              <w:r w:rsidRPr="0016594A">
                <w:rPr>
                  <w:bCs/>
                  <w:rPrChange w:id="1401" w:author="Juddy Tatiana Vargas Santofimio" w:date="2026-09-13T14:46:00Z">
                    <w:rPr>
                      <w:bCs/>
                    </w:rPr>
                  </w:rPrChange>
                </w:rPr>
                <w:t>Requerimientos</w:t>
              </w:r>
            </w:ins>
          </w:p>
        </w:tc>
        <w:tc>
          <w:tcPr>
            <w:tcW w:w="7087" w:type="dxa"/>
            <w:tcPrChange w:id="1402" w:author="Juddy Tatiana Vargas Santofimio" w:date="2026-09-13T15:21:00Z">
              <w:tcPr>
                <w:tcW w:w="6660" w:type="dxa"/>
                <w:tcMar>
                  <w:top w:w="80" w:type="dxa"/>
                  <w:left w:w="100" w:type="dxa"/>
                  <w:bottom w:w="80" w:type="dxa"/>
                  <w:right w:w="100" w:type="dxa"/>
                </w:tcMar>
              </w:tcPr>
            </w:tcPrChange>
          </w:tcPr>
          <w:p w:rsidR="00451DFE" w:rsidRDefault="00451DFE" w:rsidP="00E53B5C">
            <w:pPr>
              <w:cnfStyle w:val="000000010000" w:firstRow="0" w:lastRow="0" w:firstColumn="0" w:lastColumn="0" w:oddVBand="0" w:evenVBand="0" w:oddHBand="0" w:evenHBand="1" w:firstRowFirstColumn="0" w:firstRowLastColumn="0" w:lastRowFirstColumn="0" w:lastRowLastColumn="0"/>
              <w:rPr>
                <w:ins w:id="1403" w:author="Juddy Tatiana Vargas Santofimio" w:date="2026-09-01T17:03:00Z"/>
              </w:rPr>
              <w:pPrChange w:id="1404"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ins w:id="1405" w:author="Juddy Tatiana Vargas Santofimio" w:date="2026-09-01T17:03:00Z">
              <w:r>
                <w:t>RF-01, RF-02</w:t>
              </w:r>
            </w:ins>
          </w:p>
        </w:tc>
      </w:tr>
      <w:tr w:rsidR="00451DFE" w:rsidTr="00E03AE5">
        <w:trPr>
          <w:cnfStyle w:val="000000100000" w:firstRow="0" w:lastRow="0" w:firstColumn="0" w:lastColumn="0" w:oddVBand="0" w:evenVBand="0" w:oddHBand="1" w:evenHBand="0" w:firstRowFirstColumn="0" w:firstRowLastColumn="0" w:lastRowFirstColumn="0" w:lastRowLastColumn="0"/>
          <w:ins w:id="1406" w:author="Juddy Tatiana Vargas Santofimio" w:date="2026-09-01T17:03:00Z"/>
        </w:trPr>
        <w:tc>
          <w:tcPr>
            <w:cnfStyle w:val="001000000000" w:firstRow="0" w:lastRow="0" w:firstColumn="1" w:lastColumn="0" w:oddVBand="0" w:evenVBand="0" w:oddHBand="0" w:evenHBand="0" w:firstRowFirstColumn="0" w:firstRowLastColumn="0" w:lastRowFirstColumn="0" w:lastRowLastColumn="0"/>
            <w:tcW w:w="1757" w:type="dxa"/>
            <w:tcPrChange w:id="1407" w:author="Juddy Tatiana Vargas Santofimio" w:date="2026-09-13T15:21:00Z">
              <w:tcPr>
                <w:tcW w:w="2300" w:type="dxa"/>
                <w:shd w:val="clear" w:color="auto" w:fill="E7F3EA"/>
                <w:tcMar>
                  <w:top w:w="80" w:type="dxa"/>
                  <w:left w:w="100" w:type="dxa"/>
                  <w:bottom w:w="80" w:type="dxa"/>
                  <w:right w:w="100" w:type="dxa"/>
                </w:tcMar>
              </w:tcPr>
            </w:tcPrChange>
          </w:tcPr>
          <w:p w:rsidR="00451DFE" w:rsidRPr="0016594A" w:rsidRDefault="00451DFE" w:rsidP="00E53B5C">
            <w:pPr>
              <w:cnfStyle w:val="001000100000" w:firstRow="0" w:lastRow="0" w:firstColumn="1" w:lastColumn="0" w:oddVBand="0" w:evenVBand="0" w:oddHBand="1" w:evenHBand="0" w:firstRowFirstColumn="0" w:firstRowLastColumn="0" w:lastRowFirstColumn="0" w:lastRowLastColumn="0"/>
              <w:rPr>
                <w:ins w:id="1408" w:author="Juddy Tatiana Vargas Santofimio" w:date="2026-09-01T17:03:00Z"/>
                <w:rPrChange w:id="1409" w:author="Juddy Tatiana Vargas Santofimio" w:date="2026-09-13T14:46:00Z">
                  <w:rPr>
                    <w:ins w:id="1410" w:author="Juddy Tatiana Vargas Santofimio" w:date="2026-09-01T17:03:00Z"/>
                  </w:rPr>
                </w:rPrChange>
              </w:rPr>
              <w:pPrChange w:id="1411"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ins w:id="1412" w:author="Juddy Tatiana Vargas Santofimio" w:date="2026-09-01T17:03:00Z">
              <w:r w:rsidRPr="0016594A">
                <w:rPr>
                  <w:bCs/>
                  <w:rPrChange w:id="1413" w:author="Juddy Tatiana Vargas Santofimio" w:date="2026-09-13T14:46:00Z">
                    <w:rPr>
                      <w:bCs/>
                    </w:rPr>
                  </w:rPrChange>
                </w:rPr>
                <w:t>Precondición</w:t>
              </w:r>
            </w:ins>
          </w:p>
        </w:tc>
        <w:tc>
          <w:tcPr>
            <w:tcW w:w="7087" w:type="dxa"/>
            <w:tcPrChange w:id="1414" w:author="Juddy Tatiana Vargas Santofimio" w:date="2026-09-13T15:21:00Z">
              <w:tcPr>
                <w:tcW w:w="6660" w:type="dxa"/>
                <w:tcMar>
                  <w:top w:w="80" w:type="dxa"/>
                  <w:left w:w="100" w:type="dxa"/>
                  <w:bottom w:w="80" w:type="dxa"/>
                  <w:right w:w="100" w:type="dxa"/>
                </w:tcMar>
              </w:tcPr>
            </w:tcPrChange>
          </w:tcPr>
          <w:p w:rsidR="00451DFE" w:rsidRDefault="00451DFE" w:rsidP="00E53B5C">
            <w:pPr>
              <w:cnfStyle w:val="000000100000" w:firstRow="0" w:lastRow="0" w:firstColumn="0" w:lastColumn="0" w:oddVBand="0" w:evenVBand="0" w:oddHBand="1" w:evenHBand="0" w:firstRowFirstColumn="0" w:firstRowLastColumn="0" w:lastRowFirstColumn="0" w:lastRowLastColumn="0"/>
              <w:rPr>
                <w:ins w:id="1415" w:author="Juddy Tatiana Vargas Santofimio" w:date="2026-09-01T17:03:00Z"/>
              </w:rPr>
              <w:pPrChange w:id="1416"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ins w:id="1417" w:author="Juddy Tatiana Vargas Santofimio" w:date="2026-09-01T17:03:00Z">
              <w:r>
                <w:t>El administrador ha iniciado sesión.</w:t>
              </w:r>
            </w:ins>
          </w:p>
        </w:tc>
      </w:tr>
      <w:tr w:rsidR="00451DFE" w:rsidTr="00E03AE5">
        <w:trPr>
          <w:cnfStyle w:val="000000010000" w:firstRow="0" w:lastRow="0" w:firstColumn="0" w:lastColumn="0" w:oddVBand="0" w:evenVBand="0" w:oddHBand="0" w:evenHBand="1" w:firstRowFirstColumn="0" w:firstRowLastColumn="0" w:lastRowFirstColumn="0" w:lastRowLastColumn="0"/>
          <w:ins w:id="1418" w:author="Juddy Tatiana Vargas Santofimio" w:date="2026-09-01T17:03:00Z"/>
        </w:trPr>
        <w:tc>
          <w:tcPr>
            <w:cnfStyle w:val="001000000000" w:firstRow="0" w:lastRow="0" w:firstColumn="1" w:lastColumn="0" w:oddVBand="0" w:evenVBand="0" w:oddHBand="0" w:evenHBand="0" w:firstRowFirstColumn="0" w:firstRowLastColumn="0" w:lastRowFirstColumn="0" w:lastRowLastColumn="0"/>
            <w:tcW w:w="1757" w:type="dxa"/>
            <w:tcPrChange w:id="1419" w:author="Juddy Tatiana Vargas Santofimio" w:date="2026-09-13T15:21:00Z">
              <w:tcPr>
                <w:tcW w:w="2300" w:type="dxa"/>
                <w:shd w:val="clear" w:color="auto" w:fill="E7F3EA"/>
                <w:tcMar>
                  <w:top w:w="80" w:type="dxa"/>
                  <w:left w:w="100" w:type="dxa"/>
                  <w:bottom w:w="80" w:type="dxa"/>
                  <w:right w:w="100" w:type="dxa"/>
                </w:tcMar>
              </w:tcPr>
            </w:tcPrChange>
          </w:tcPr>
          <w:p w:rsidR="00451DFE" w:rsidRPr="0016594A" w:rsidRDefault="00451DFE" w:rsidP="00E53B5C">
            <w:pPr>
              <w:cnfStyle w:val="001000010000" w:firstRow="0" w:lastRow="0" w:firstColumn="1" w:lastColumn="0" w:oddVBand="0" w:evenVBand="0" w:oddHBand="0" w:evenHBand="1" w:firstRowFirstColumn="0" w:firstRowLastColumn="0" w:lastRowFirstColumn="0" w:lastRowLastColumn="0"/>
              <w:rPr>
                <w:ins w:id="1420" w:author="Juddy Tatiana Vargas Santofimio" w:date="2026-09-01T17:03:00Z"/>
                <w:rPrChange w:id="1421" w:author="Juddy Tatiana Vargas Santofimio" w:date="2026-09-13T14:46:00Z">
                  <w:rPr>
                    <w:ins w:id="1422" w:author="Juddy Tatiana Vargas Santofimio" w:date="2026-09-01T17:03:00Z"/>
                  </w:rPr>
                </w:rPrChange>
              </w:rPr>
              <w:pPrChange w:id="1423"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ins w:id="1424" w:author="Juddy Tatiana Vargas Santofimio" w:date="2026-09-01T17:03:00Z">
              <w:r w:rsidRPr="0016594A">
                <w:rPr>
                  <w:bCs/>
                  <w:rPrChange w:id="1425" w:author="Juddy Tatiana Vargas Santofimio" w:date="2026-09-13T14:46:00Z">
                    <w:rPr>
                      <w:bCs/>
                    </w:rPr>
                  </w:rPrChange>
                </w:rPr>
                <w:t>Disparador</w:t>
              </w:r>
            </w:ins>
          </w:p>
        </w:tc>
        <w:tc>
          <w:tcPr>
            <w:tcW w:w="7087" w:type="dxa"/>
            <w:tcPrChange w:id="1426" w:author="Juddy Tatiana Vargas Santofimio" w:date="2026-09-13T15:21:00Z">
              <w:tcPr>
                <w:tcW w:w="6660" w:type="dxa"/>
                <w:tcMar>
                  <w:top w:w="80" w:type="dxa"/>
                  <w:left w:w="100" w:type="dxa"/>
                  <w:bottom w:w="80" w:type="dxa"/>
                  <w:right w:w="100" w:type="dxa"/>
                </w:tcMar>
              </w:tcPr>
            </w:tcPrChange>
          </w:tcPr>
          <w:p w:rsidR="00451DFE" w:rsidRDefault="00451DFE" w:rsidP="00E53B5C">
            <w:pPr>
              <w:cnfStyle w:val="000000010000" w:firstRow="0" w:lastRow="0" w:firstColumn="0" w:lastColumn="0" w:oddVBand="0" w:evenVBand="0" w:oddHBand="0" w:evenHBand="1" w:firstRowFirstColumn="0" w:firstRowLastColumn="0" w:lastRowFirstColumn="0" w:lastRowLastColumn="0"/>
              <w:rPr>
                <w:ins w:id="1427" w:author="Juddy Tatiana Vargas Santofimio" w:date="2026-09-01T17:03:00Z"/>
              </w:rPr>
              <w:pPrChange w:id="1428"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ins w:id="1429" w:author="Juddy Tatiana Vargas Santofimio" w:date="2026-09-01T17:03:00Z">
              <w:r>
                <w:t>El administrador selecciona "</w:t>
              </w:r>
              <w:r>
                <w:rPr>
                  <w:rFonts w:ascii="MS Gothic" w:eastAsia="MS Gothic" w:hAnsi="MS Gothic" w:cs="MS Gothic" w:hint="eastAsia"/>
                </w:rPr>
                <w:t>＋</w:t>
              </w:r>
              <w:r>
                <w:t xml:space="preserve"> Nuevo torneo" desde "Mis torneos".</w:t>
              </w:r>
            </w:ins>
          </w:p>
        </w:tc>
      </w:tr>
    </w:tbl>
    <w:p w:rsidR="00451DFE" w:rsidRDefault="00451DFE">
      <w:pPr>
        <w:spacing w:before="140" w:after="60" w:line="240" w:lineRule="auto"/>
        <w:rPr>
          <w:ins w:id="1430" w:author="Juddy Tatiana Vargas Santofimio" w:date="2026-09-01T17:03:00Z"/>
        </w:rPr>
        <w:pPrChange w:id="1431" w:author="Juddy Tatiana Vargas Santofimio" w:date="2026-09-01T17:03:00Z">
          <w:pPr>
            <w:spacing w:before="140" w:after="60"/>
          </w:pPr>
        </w:pPrChange>
      </w:pPr>
      <w:ins w:id="1432" w:author="Juddy Tatiana Vargas Santofimio" w:date="2026-09-01T17:03:00Z">
        <w:r>
          <w:rPr>
            <w:b/>
            <w:bCs/>
          </w:rPr>
          <w:t>Flujo principal</w:t>
        </w:r>
      </w:ins>
    </w:p>
    <w:p w:rsidR="00451DFE" w:rsidRDefault="00451DFE">
      <w:pPr>
        <w:pStyle w:val="Prrafodelista"/>
        <w:numPr>
          <w:ilvl w:val="0"/>
          <w:numId w:val="50"/>
        </w:numPr>
        <w:spacing w:after="60" w:line="240" w:lineRule="auto"/>
        <w:rPr>
          <w:ins w:id="1433" w:author="Juddy Tatiana Vargas Santofimio" w:date="2026-09-01T17:03:00Z"/>
        </w:rPr>
        <w:pPrChange w:id="1434" w:author="Juddy Tatiana Vargas Santofimio" w:date="2026-09-01T17:03:00Z">
          <w:pPr>
            <w:spacing w:after="60"/>
            <w:ind w:left="260" w:hanging="260"/>
          </w:pPr>
        </w:pPrChange>
      </w:pPr>
      <w:ins w:id="1435" w:author="Juddy Tatiana Vargas Santofimio" w:date="2026-09-01T17:03:00Z">
        <w:r>
          <w:t>El administrador abre el formulario de creación de torneo.</w:t>
        </w:r>
      </w:ins>
    </w:p>
    <w:p w:rsidR="00451DFE" w:rsidRDefault="00451DFE">
      <w:pPr>
        <w:pStyle w:val="Prrafodelista"/>
        <w:numPr>
          <w:ilvl w:val="0"/>
          <w:numId w:val="50"/>
        </w:numPr>
        <w:spacing w:after="60" w:line="240" w:lineRule="auto"/>
        <w:rPr>
          <w:ins w:id="1436" w:author="Juddy Tatiana Vargas Santofimio" w:date="2026-09-01T17:03:00Z"/>
        </w:rPr>
        <w:pPrChange w:id="1437" w:author="Juddy Tatiana Vargas Santofimio" w:date="2026-09-01T17:03:00Z">
          <w:pPr>
            <w:spacing w:after="60"/>
            <w:ind w:left="260" w:hanging="260"/>
          </w:pPr>
        </w:pPrChange>
      </w:pPr>
      <w:ins w:id="1438" w:author="Juddy Tatiana Vargas Santofimio" w:date="2026-09-01T17:03:00Z">
        <w:r>
          <w:t>Ingresa nombre del torneo.</w:t>
        </w:r>
      </w:ins>
    </w:p>
    <w:p w:rsidR="00451DFE" w:rsidRDefault="00451DFE">
      <w:pPr>
        <w:pStyle w:val="Prrafodelista"/>
        <w:numPr>
          <w:ilvl w:val="0"/>
          <w:numId w:val="50"/>
        </w:numPr>
        <w:spacing w:after="60" w:line="240" w:lineRule="auto"/>
        <w:rPr>
          <w:ins w:id="1439" w:author="Juddy Tatiana Vargas Santofimio" w:date="2026-09-01T17:03:00Z"/>
        </w:rPr>
        <w:pPrChange w:id="1440" w:author="Juddy Tatiana Vargas Santofimio" w:date="2026-09-01T17:03:00Z">
          <w:pPr>
            <w:spacing w:after="60"/>
            <w:ind w:left="260" w:hanging="260"/>
          </w:pPr>
        </w:pPrChange>
      </w:pPr>
      <w:ins w:id="1441" w:author="Juddy Tatiana Vargas Santofimio" w:date="2026-09-01T17:03:00Z">
        <w:r>
          <w:t>Selecciona una o más categorías (ej. Mayores M, Mayores F, Sub-18).</w:t>
        </w:r>
      </w:ins>
    </w:p>
    <w:p w:rsidR="00451DFE" w:rsidRDefault="00451DFE">
      <w:pPr>
        <w:pStyle w:val="Prrafodelista"/>
        <w:numPr>
          <w:ilvl w:val="0"/>
          <w:numId w:val="50"/>
        </w:numPr>
        <w:spacing w:after="60" w:line="240" w:lineRule="auto"/>
        <w:rPr>
          <w:ins w:id="1442" w:author="Juddy Tatiana Vargas Santofimio" w:date="2026-09-01T17:03:00Z"/>
        </w:rPr>
        <w:pPrChange w:id="1443" w:author="Juddy Tatiana Vargas Santofimio" w:date="2026-09-01T17:03:00Z">
          <w:pPr>
            <w:spacing w:after="60"/>
            <w:ind w:left="260" w:hanging="260"/>
          </w:pPr>
        </w:pPrChange>
      </w:pPr>
      <w:ins w:id="1444" w:author="Juddy Tatiana Vargas Santofimio" w:date="2026-09-01T17:03:00Z">
        <w:r>
          <w:t>Ingresa fecha de inicio (obligatoria) y fecha de fin (opcional).</w:t>
        </w:r>
      </w:ins>
    </w:p>
    <w:p w:rsidR="00451DFE" w:rsidRDefault="00451DFE">
      <w:pPr>
        <w:pStyle w:val="Prrafodelista"/>
        <w:numPr>
          <w:ilvl w:val="0"/>
          <w:numId w:val="50"/>
        </w:numPr>
        <w:spacing w:after="60" w:line="240" w:lineRule="auto"/>
        <w:rPr>
          <w:ins w:id="1445" w:author="Juddy Tatiana Vargas Santofimio" w:date="2026-09-01T17:03:00Z"/>
        </w:rPr>
        <w:pPrChange w:id="1446" w:author="Juddy Tatiana Vargas Santofimio" w:date="2026-09-01T17:03:00Z">
          <w:pPr>
            <w:spacing w:after="60"/>
            <w:ind w:left="260" w:hanging="260"/>
          </w:pPr>
        </w:pPrChange>
      </w:pPr>
      <w:ins w:id="1447" w:author="Juddy Tatiana Vargas Santofimio" w:date="2026-09-01T17:03:00Z">
        <w:r>
          <w:t>Selecciona el formato: todos contra todos, grupos + eliminación, o eliminación directa.</w:t>
        </w:r>
      </w:ins>
    </w:p>
    <w:p w:rsidR="00451DFE" w:rsidRDefault="00451DFE">
      <w:pPr>
        <w:pStyle w:val="Prrafodelista"/>
        <w:numPr>
          <w:ilvl w:val="0"/>
          <w:numId w:val="50"/>
        </w:numPr>
        <w:spacing w:after="60" w:line="240" w:lineRule="auto"/>
        <w:rPr>
          <w:ins w:id="1448" w:author="Juddy Tatiana Vargas Santofimio" w:date="2026-09-01T17:03:00Z"/>
        </w:rPr>
        <w:pPrChange w:id="1449" w:author="Juddy Tatiana Vargas Santofimio" w:date="2026-09-01T17:03:00Z">
          <w:pPr>
            <w:spacing w:after="60"/>
            <w:ind w:left="260" w:hanging="260"/>
          </w:pPr>
        </w:pPrChange>
      </w:pPr>
      <w:ins w:id="1450" w:author="Juddy Tatiana Vargas Santofimio" w:date="2026-09-01T17:03:00Z">
        <w:r>
          <w:t>Ingresa sede principal y cupo de equipos.</w:t>
        </w:r>
      </w:ins>
    </w:p>
    <w:p w:rsidR="00451DFE" w:rsidRDefault="00451DFE">
      <w:pPr>
        <w:pStyle w:val="Prrafodelista"/>
        <w:numPr>
          <w:ilvl w:val="0"/>
          <w:numId w:val="50"/>
        </w:numPr>
        <w:spacing w:after="60" w:line="240" w:lineRule="auto"/>
        <w:rPr>
          <w:ins w:id="1451" w:author="Juddy Tatiana Vargas Santofimio" w:date="2026-09-01T17:03:00Z"/>
        </w:rPr>
        <w:pPrChange w:id="1452" w:author="Juddy Tatiana Vargas Santofimio" w:date="2026-09-01T17:03:00Z">
          <w:pPr>
            <w:spacing w:after="60"/>
            <w:ind w:left="260" w:hanging="260"/>
          </w:pPr>
        </w:pPrChange>
      </w:pPr>
      <w:ins w:id="1453" w:author="Juddy Tatiana Vargas Santofimio" w:date="2026-09-01T17:03:00Z">
        <w:r>
          <w:t>Activa o desactiva la inscripción pública mediante el interruptor.</w:t>
        </w:r>
      </w:ins>
    </w:p>
    <w:p w:rsidR="00451DFE" w:rsidRDefault="00451DFE">
      <w:pPr>
        <w:pStyle w:val="Prrafodelista"/>
        <w:numPr>
          <w:ilvl w:val="0"/>
          <w:numId w:val="50"/>
        </w:numPr>
        <w:spacing w:after="60" w:line="240" w:lineRule="auto"/>
        <w:rPr>
          <w:ins w:id="1454" w:author="Juddy Tatiana Vargas Santofimio" w:date="2026-09-01T17:03:00Z"/>
        </w:rPr>
        <w:pPrChange w:id="1455" w:author="Juddy Tatiana Vargas Santofimio" w:date="2026-09-01T17:03:00Z">
          <w:pPr>
            <w:spacing w:after="60"/>
            <w:ind w:left="260" w:hanging="260"/>
          </w:pPr>
        </w:pPrChange>
      </w:pPr>
      <w:ins w:id="1456" w:author="Juddy Tatiana Vargas Santofimio" w:date="2026-09-01T17:03:00Z">
        <w:r>
          <w:t>Confirma con "Crear torneo".</w:t>
        </w:r>
      </w:ins>
    </w:p>
    <w:p w:rsidR="00451DFE" w:rsidRDefault="00451DFE">
      <w:pPr>
        <w:pStyle w:val="Prrafodelista"/>
        <w:numPr>
          <w:ilvl w:val="0"/>
          <w:numId w:val="50"/>
        </w:numPr>
        <w:spacing w:after="60" w:line="240" w:lineRule="auto"/>
        <w:rPr>
          <w:ins w:id="1457" w:author="Juddy Tatiana Vargas Santofimio" w:date="2026-09-01T17:03:00Z"/>
        </w:rPr>
        <w:pPrChange w:id="1458" w:author="Juddy Tatiana Vargas Santofimio" w:date="2026-09-01T17:03:00Z">
          <w:pPr>
            <w:spacing w:after="60"/>
            <w:ind w:left="260" w:hanging="260"/>
          </w:pPr>
        </w:pPrChange>
      </w:pPr>
      <w:ins w:id="1459" w:author="Juddy Tatiana Vargas Santofimio" w:date="2026-09-01T17:03:00Z">
        <w:r>
          <w:t>El sistema guarda el torneo y lo agrega a la lista de "Activos" con progreso J0/N.</w:t>
        </w:r>
      </w:ins>
    </w:p>
    <w:p w:rsidR="00451DFE" w:rsidRDefault="00451DFE">
      <w:pPr>
        <w:spacing w:before="140" w:after="60" w:line="240" w:lineRule="auto"/>
        <w:rPr>
          <w:ins w:id="1460" w:author="Juddy Tatiana Vargas Santofimio" w:date="2026-09-01T17:03:00Z"/>
        </w:rPr>
        <w:pPrChange w:id="1461" w:author="Juddy Tatiana Vargas Santofimio" w:date="2026-09-01T17:03:00Z">
          <w:pPr>
            <w:spacing w:before="140" w:after="60"/>
          </w:pPr>
        </w:pPrChange>
      </w:pPr>
      <w:ins w:id="1462" w:author="Juddy Tatiana Vargas Santofimio" w:date="2026-09-01T17:03:00Z">
        <w:r>
          <w:rPr>
            <w:b/>
            <w:bCs/>
          </w:rPr>
          <w:t>Flujos alternativos / excepciones</w:t>
        </w:r>
      </w:ins>
    </w:p>
    <w:p w:rsidR="00451DFE" w:rsidRDefault="00451DFE">
      <w:pPr>
        <w:pStyle w:val="Prrafodelista"/>
        <w:numPr>
          <w:ilvl w:val="0"/>
          <w:numId w:val="52"/>
        </w:numPr>
        <w:spacing w:after="60" w:line="240" w:lineRule="auto"/>
        <w:contextualSpacing w:val="0"/>
        <w:rPr>
          <w:ins w:id="1463" w:author="Juddy Tatiana Vargas Santofimio" w:date="2026-09-01T17:03:00Z"/>
        </w:rPr>
        <w:pPrChange w:id="1464" w:author="Juddy Tatiana Vargas Santofimio" w:date="2026-09-01T17:04:00Z">
          <w:pPr>
            <w:pStyle w:val="Prrafodelista"/>
            <w:numPr>
              <w:numId w:val="49"/>
            </w:numPr>
            <w:spacing w:after="60" w:line="240" w:lineRule="auto"/>
            <w:ind w:left="260" w:hanging="260"/>
            <w:contextualSpacing w:val="0"/>
          </w:pPr>
        </w:pPrChange>
      </w:pPr>
      <w:ins w:id="1465" w:author="Juddy Tatiana Vargas Santofimio" w:date="2026-09-01T17:03:00Z">
        <w:r>
          <w:t>3a. No se selecciona ninguna categoría → el sistema bloquea el envío y marca el campo como obligatorio.</w:t>
        </w:r>
      </w:ins>
    </w:p>
    <w:p w:rsidR="00451DFE" w:rsidRDefault="00451DFE">
      <w:pPr>
        <w:pStyle w:val="Prrafodelista"/>
        <w:numPr>
          <w:ilvl w:val="0"/>
          <w:numId w:val="52"/>
        </w:numPr>
        <w:spacing w:after="60" w:line="240" w:lineRule="auto"/>
        <w:contextualSpacing w:val="0"/>
        <w:rPr>
          <w:ins w:id="1466" w:author="Juddy Tatiana Vargas Santofimio" w:date="2026-09-01T17:03:00Z"/>
        </w:rPr>
        <w:pPrChange w:id="1467" w:author="Juddy Tatiana Vargas Santofimio" w:date="2026-09-01T17:04:00Z">
          <w:pPr>
            <w:pStyle w:val="Prrafodelista"/>
            <w:numPr>
              <w:numId w:val="49"/>
            </w:numPr>
            <w:spacing w:after="60" w:line="240" w:lineRule="auto"/>
            <w:ind w:left="260" w:hanging="260"/>
            <w:contextualSpacing w:val="0"/>
          </w:pPr>
        </w:pPrChange>
      </w:pPr>
      <w:ins w:id="1468" w:author="Juddy Tatiana Vargas Santofimio" w:date="2026-09-01T17:03:00Z">
        <w:r>
          <w:t>4a. La fecha de fin es anterior a la fecha de inicio → el sistema rechaza el formulario con mensaje de error.</w:t>
        </w:r>
      </w:ins>
    </w:p>
    <w:p w:rsidR="00451DFE" w:rsidRDefault="00451DFE">
      <w:pPr>
        <w:spacing w:before="140" w:after="60" w:line="240" w:lineRule="auto"/>
        <w:rPr>
          <w:ins w:id="1469" w:author="Juddy Tatiana Vargas Santofimio" w:date="2026-09-01T17:03:00Z"/>
        </w:rPr>
        <w:pPrChange w:id="1470" w:author="Juddy Tatiana Vargas Santofimio" w:date="2026-09-01T17:03:00Z">
          <w:pPr>
            <w:spacing w:before="140" w:after="60"/>
          </w:pPr>
        </w:pPrChange>
      </w:pPr>
      <w:proofErr w:type="spellStart"/>
      <w:ins w:id="1471" w:author="Juddy Tatiana Vargas Santofimio" w:date="2026-09-01T17:03:00Z">
        <w:r>
          <w:rPr>
            <w:b/>
            <w:bCs/>
          </w:rPr>
          <w:t>Postcondición</w:t>
        </w:r>
        <w:proofErr w:type="spellEnd"/>
      </w:ins>
    </w:p>
    <w:p w:rsidR="00451DFE" w:rsidRDefault="00451DFE">
      <w:pPr>
        <w:spacing w:after="140" w:line="240" w:lineRule="auto"/>
        <w:rPr>
          <w:ins w:id="1472" w:author="Juddy Tatiana Vargas Santofimio" w:date="2026-09-01T17:03:00Z"/>
        </w:rPr>
        <w:pPrChange w:id="1473" w:author="Juddy Tatiana Vargas Santofimio" w:date="2026-09-01T17:03:00Z">
          <w:pPr>
            <w:spacing w:after="140"/>
          </w:pPr>
        </w:pPrChange>
      </w:pPr>
      <w:ins w:id="1474" w:author="Juddy Tatiana Vargas Santofimio" w:date="2026-09-01T17:03:00Z">
        <w:r>
          <w:lastRenderedPageBreak/>
          <w:t>El torneo queda creado y disponible para configurar equipos, calendario y jueces. Si la inscripción pública está activa, el formulario de auto-inscripción (UC-02) queda accesible para entrenadores.</w:t>
        </w:r>
      </w:ins>
    </w:p>
    <w:bookmarkEnd w:id="1378"/>
    <w:p w:rsidR="00451DFE" w:rsidRDefault="00451DFE">
      <w:pPr>
        <w:pStyle w:val="Ttulo3"/>
        <w:numPr>
          <w:ilvl w:val="0"/>
          <w:numId w:val="53"/>
        </w:numPr>
        <w:rPr>
          <w:ins w:id="1475" w:author="Juddy Tatiana Vargas Santofimio" w:date="2026-09-01T17:04:00Z"/>
        </w:rPr>
        <w:pPrChange w:id="1476" w:author="Juddy Tatiana Vargas Santofimio" w:date="2026-09-01T17:06:00Z">
          <w:pPr>
            <w:pStyle w:val="Ttulo2"/>
            <w:spacing w:before="340" w:after="100"/>
          </w:pPr>
        </w:pPrChange>
      </w:pPr>
      <w:ins w:id="1477" w:author="Juddy Tatiana Vargas Santofimio" w:date="2026-09-01T17:04:00Z">
        <w:r>
          <w:t>Inscribir equipo (formulario público)</w:t>
        </w:r>
      </w:ins>
    </w:p>
    <w:tbl>
      <w:tblPr>
        <w:tblStyle w:val="Estilo1"/>
        <w:tblW w:w="8844" w:type="dxa"/>
        <w:tblLook w:val="0480" w:firstRow="0" w:lastRow="0" w:firstColumn="1" w:lastColumn="0" w:noHBand="0" w:noVBand="1"/>
        <w:tblPrChange w:id="1478" w:author="Juddy Tatiana Vargas Santofimio" w:date="2026-09-13T15:21:00Z">
          <w:tblPr>
            <w:tblStyle w:val="Estilo1"/>
            <w:tblW w:w="8788" w:type="dxa"/>
            <w:tblLook w:val="0480" w:firstRow="0" w:lastRow="0" w:firstColumn="1" w:lastColumn="0" w:noHBand="0" w:noVBand="1"/>
          </w:tblPr>
        </w:tblPrChange>
      </w:tblPr>
      <w:tblGrid>
        <w:gridCol w:w="1701"/>
        <w:gridCol w:w="7143"/>
        <w:tblGridChange w:id="1479">
          <w:tblGrid>
            <w:gridCol w:w="1701"/>
            <w:gridCol w:w="7087"/>
          </w:tblGrid>
        </w:tblGridChange>
      </w:tblGrid>
      <w:tr w:rsidR="00E03AE5" w:rsidTr="00E03AE5">
        <w:trPr>
          <w:cnfStyle w:val="000000100000" w:firstRow="0" w:lastRow="0" w:firstColumn="0" w:lastColumn="0" w:oddVBand="0" w:evenVBand="0" w:oddHBand="1" w:evenHBand="0" w:firstRowFirstColumn="0" w:firstRowLastColumn="0" w:lastRowFirstColumn="0" w:lastRowLastColumn="0"/>
          <w:ins w:id="1480" w:author="Juddy Tatiana Vargas Santofimio" w:date="2026-09-01T17:04:00Z"/>
        </w:trPr>
        <w:tc>
          <w:tcPr>
            <w:cnfStyle w:val="001000000000" w:firstRow="0" w:lastRow="0" w:firstColumn="1" w:lastColumn="0" w:oddVBand="0" w:evenVBand="0" w:oddHBand="0" w:evenHBand="0" w:firstRowFirstColumn="0" w:firstRowLastColumn="0" w:lastRowFirstColumn="0" w:lastRowLastColumn="0"/>
            <w:tcW w:w="1701" w:type="dxa"/>
            <w:tcPrChange w:id="1481" w:author="Juddy Tatiana Vargas Santofimio" w:date="2026-09-13T15:21:00Z">
              <w:tcPr>
                <w:tcW w:w="1701" w:type="dxa"/>
              </w:tcPr>
            </w:tcPrChange>
          </w:tcPr>
          <w:p w:rsidR="00451DFE" w:rsidRPr="0016594A" w:rsidRDefault="00451DFE" w:rsidP="00E53B5C">
            <w:pPr>
              <w:cnfStyle w:val="001000100000" w:firstRow="0" w:lastRow="0" w:firstColumn="1" w:lastColumn="0" w:oddVBand="0" w:evenVBand="0" w:oddHBand="1" w:evenHBand="0" w:firstRowFirstColumn="0" w:firstRowLastColumn="0" w:lastRowFirstColumn="0" w:lastRowLastColumn="0"/>
              <w:rPr>
                <w:ins w:id="1482" w:author="Juddy Tatiana Vargas Santofimio" w:date="2026-09-01T17:04:00Z"/>
                <w:rPrChange w:id="1483" w:author="Juddy Tatiana Vargas Santofimio" w:date="2026-09-13T14:46:00Z">
                  <w:rPr>
                    <w:ins w:id="1484" w:author="Juddy Tatiana Vargas Santofimio" w:date="2026-09-01T17:04:00Z"/>
                  </w:rPr>
                </w:rPrChange>
              </w:rPr>
              <w:pPrChange w:id="1485"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ins w:id="1486" w:author="Juddy Tatiana Vargas Santofimio" w:date="2026-09-01T17:04:00Z">
              <w:r w:rsidRPr="0016594A">
                <w:rPr>
                  <w:bCs/>
                  <w:rPrChange w:id="1487" w:author="Juddy Tatiana Vargas Santofimio" w:date="2026-09-13T14:46:00Z">
                    <w:rPr>
                      <w:bCs/>
                    </w:rPr>
                  </w:rPrChange>
                </w:rPr>
                <w:t>Actor principal</w:t>
              </w:r>
            </w:ins>
          </w:p>
        </w:tc>
        <w:tc>
          <w:tcPr>
            <w:tcW w:w="7143" w:type="dxa"/>
            <w:tcPrChange w:id="1488" w:author="Juddy Tatiana Vargas Santofimio" w:date="2026-09-13T15:21:00Z">
              <w:tcPr>
                <w:tcW w:w="7087" w:type="dxa"/>
              </w:tcPr>
            </w:tcPrChange>
          </w:tcPr>
          <w:p w:rsidR="00451DFE" w:rsidRDefault="00451DFE" w:rsidP="00E53B5C">
            <w:pPr>
              <w:cnfStyle w:val="000000100000" w:firstRow="0" w:lastRow="0" w:firstColumn="0" w:lastColumn="0" w:oddVBand="0" w:evenVBand="0" w:oddHBand="1" w:evenHBand="0" w:firstRowFirstColumn="0" w:firstRowLastColumn="0" w:lastRowFirstColumn="0" w:lastRowLastColumn="0"/>
              <w:rPr>
                <w:ins w:id="1489" w:author="Juddy Tatiana Vargas Santofimio" w:date="2026-09-01T17:04:00Z"/>
              </w:rPr>
              <w:pPrChange w:id="1490"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ins w:id="1491" w:author="Juddy Tatiana Vargas Santofimio" w:date="2026-09-01T17:04:00Z">
              <w:r>
                <w:t>Entrenador</w:t>
              </w:r>
            </w:ins>
          </w:p>
        </w:tc>
      </w:tr>
      <w:tr w:rsidR="00E03AE5" w:rsidTr="00E03AE5">
        <w:trPr>
          <w:cnfStyle w:val="000000010000" w:firstRow="0" w:lastRow="0" w:firstColumn="0" w:lastColumn="0" w:oddVBand="0" w:evenVBand="0" w:oddHBand="0" w:evenHBand="1" w:firstRowFirstColumn="0" w:firstRowLastColumn="0" w:lastRowFirstColumn="0" w:lastRowLastColumn="0"/>
          <w:ins w:id="1492" w:author="Juddy Tatiana Vargas Santofimio" w:date="2026-09-01T17:04:00Z"/>
        </w:trPr>
        <w:tc>
          <w:tcPr>
            <w:cnfStyle w:val="001000000000" w:firstRow="0" w:lastRow="0" w:firstColumn="1" w:lastColumn="0" w:oddVBand="0" w:evenVBand="0" w:oddHBand="0" w:evenHBand="0" w:firstRowFirstColumn="0" w:firstRowLastColumn="0" w:lastRowFirstColumn="0" w:lastRowLastColumn="0"/>
            <w:tcW w:w="1701" w:type="dxa"/>
            <w:tcPrChange w:id="1493" w:author="Juddy Tatiana Vargas Santofimio" w:date="2026-09-13T15:21:00Z">
              <w:tcPr>
                <w:tcW w:w="1701" w:type="dxa"/>
              </w:tcPr>
            </w:tcPrChange>
          </w:tcPr>
          <w:p w:rsidR="00451DFE" w:rsidRPr="0016594A" w:rsidRDefault="00451DFE" w:rsidP="00E53B5C">
            <w:pPr>
              <w:cnfStyle w:val="001000010000" w:firstRow="0" w:lastRow="0" w:firstColumn="1" w:lastColumn="0" w:oddVBand="0" w:evenVBand="0" w:oddHBand="0" w:evenHBand="1" w:firstRowFirstColumn="0" w:firstRowLastColumn="0" w:lastRowFirstColumn="0" w:lastRowLastColumn="0"/>
              <w:rPr>
                <w:ins w:id="1494" w:author="Juddy Tatiana Vargas Santofimio" w:date="2026-09-01T17:04:00Z"/>
                <w:rPrChange w:id="1495" w:author="Juddy Tatiana Vargas Santofimio" w:date="2026-09-13T14:46:00Z">
                  <w:rPr>
                    <w:ins w:id="1496" w:author="Juddy Tatiana Vargas Santofimio" w:date="2026-09-01T17:04:00Z"/>
                  </w:rPr>
                </w:rPrChange>
              </w:rPr>
              <w:pPrChange w:id="1497"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ins w:id="1498" w:author="Juddy Tatiana Vargas Santofimio" w:date="2026-09-01T17:04:00Z">
              <w:r w:rsidRPr="0016594A">
                <w:rPr>
                  <w:bCs/>
                  <w:rPrChange w:id="1499" w:author="Juddy Tatiana Vargas Santofimio" w:date="2026-09-13T14:46:00Z">
                    <w:rPr>
                      <w:bCs/>
                    </w:rPr>
                  </w:rPrChange>
                </w:rPr>
                <w:t>Requerimientos</w:t>
              </w:r>
            </w:ins>
          </w:p>
        </w:tc>
        <w:tc>
          <w:tcPr>
            <w:tcW w:w="7143" w:type="dxa"/>
            <w:tcPrChange w:id="1500" w:author="Juddy Tatiana Vargas Santofimio" w:date="2026-09-13T15:21:00Z">
              <w:tcPr>
                <w:tcW w:w="7087" w:type="dxa"/>
              </w:tcPr>
            </w:tcPrChange>
          </w:tcPr>
          <w:p w:rsidR="00451DFE" w:rsidRDefault="00451DFE" w:rsidP="00E53B5C">
            <w:pPr>
              <w:cnfStyle w:val="000000010000" w:firstRow="0" w:lastRow="0" w:firstColumn="0" w:lastColumn="0" w:oddVBand="0" w:evenVBand="0" w:oddHBand="0" w:evenHBand="1" w:firstRowFirstColumn="0" w:firstRowLastColumn="0" w:lastRowFirstColumn="0" w:lastRowLastColumn="0"/>
              <w:rPr>
                <w:ins w:id="1501" w:author="Juddy Tatiana Vargas Santofimio" w:date="2026-09-01T17:04:00Z"/>
              </w:rPr>
              <w:pPrChange w:id="1502"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ins w:id="1503" w:author="Juddy Tatiana Vargas Santofimio" w:date="2026-09-01T17:04:00Z">
              <w:r>
                <w:t>RF-05, RN-05</w:t>
              </w:r>
            </w:ins>
          </w:p>
        </w:tc>
      </w:tr>
      <w:tr w:rsidR="00E03AE5" w:rsidTr="00E03AE5">
        <w:trPr>
          <w:cnfStyle w:val="000000100000" w:firstRow="0" w:lastRow="0" w:firstColumn="0" w:lastColumn="0" w:oddVBand="0" w:evenVBand="0" w:oddHBand="1" w:evenHBand="0" w:firstRowFirstColumn="0" w:firstRowLastColumn="0" w:lastRowFirstColumn="0" w:lastRowLastColumn="0"/>
          <w:ins w:id="1504" w:author="Juddy Tatiana Vargas Santofimio" w:date="2026-09-01T17:04:00Z"/>
        </w:trPr>
        <w:tc>
          <w:tcPr>
            <w:cnfStyle w:val="001000000000" w:firstRow="0" w:lastRow="0" w:firstColumn="1" w:lastColumn="0" w:oddVBand="0" w:evenVBand="0" w:oddHBand="0" w:evenHBand="0" w:firstRowFirstColumn="0" w:firstRowLastColumn="0" w:lastRowFirstColumn="0" w:lastRowLastColumn="0"/>
            <w:tcW w:w="1701" w:type="dxa"/>
            <w:tcPrChange w:id="1505" w:author="Juddy Tatiana Vargas Santofimio" w:date="2026-09-13T15:21:00Z">
              <w:tcPr>
                <w:tcW w:w="1701" w:type="dxa"/>
              </w:tcPr>
            </w:tcPrChange>
          </w:tcPr>
          <w:p w:rsidR="00451DFE" w:rsidRPr="0016594A" w:rsidRDefault="00451DFE" w:rsidP="00E53B5C">
            <w:pPr>
              <w:cnfStyle w:val="001000100000" w:firstRow="0" w:lastRow="0" w:firstColumn="1" w:lastColumn="0" w:oddVBand="0" w:evenVBand="0" w:oddHBand="1" w:evenHBand="0" w:firstRowFirstColumn="0" w:firstRowLastColumn="0" w:lastRowFirstColumn="0" w:lastRowLastColumn="0"/>
              <w:rPr>
                <w:ins w:id="1506" w:author="Juddy Tatiana Vargas Santofimio" w:date="2026-09-01T17:04:00Z"/>
                <w:rPrChange w:id="1507" w:author="Juddy Tatiana Vargas Santofimio" w:date="2026-09-13T14:46:00Z">
                  <w:rPr>
                    <w:ins w:id="1508" w:author="Juddy Tatiana Vargas Santofimio" w:date="2026-09-01T17:04:00Z"/>
                  </w:rPr>
                </w:rPrChange>
              </w:rPr>
              <w:pPrChange w:id="1509"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ins w:id="1510" w:author="Juddy Tatiana Vargas Santofimio" w:date="2026-09-01T17:04:00Z">
              <w:r w:rsidRPr="0016594A">
                <w:rPr>
                  <w:bCs/>
                  <w:rPrChange w:id="1511" w:author="Juddy Tatiana Vargas Santofimio" w:date="2026-09-13T14:46:00Z">
                    <w:rPr>
                      <w:bCs/>
                    </w:rPr>
                  </w:rPrChange>
                </w:rPr>
                <w:t>Precondición</w:t>
              </w:r>
            </w:ins>
          </w:p>
        </w:tc>
        <w:tc>
          <w:tcPr>
            <w:tcW w:w="7143" w:type="dxa"/>
            <w:tcPrChange w:id="1512" w:author="Juddy Tatiana Vargas Santofimio" w:date="2026-09-13T15:21:00Z">
              <w:tcPr>
                <w:tcW w:w="7087" w:type="dxa"/>
              </w:tcPr>
            </w:tcPrChange>
          </w:tcPr>
          <w:p w:rsidR="00451DFE" w:rsidRDefault="00451DFE" w:rsidP="00E53B5C">
            <w:pPr>
              <w:cnfStyle w:val="000000100000" w:firstRow="0" w:lastRow="0" w:firstColumn="0" w:lastColumn="0" w:oddVBand="0" w:evenVBand="0" w:oddHBand="1" w:evenHBand="0" w:firstRowFirstColumn="0" w:firstRowLastColumn="0" w:lastRowFirstColumn="0" w:lastRowLastColumn="0"/>
              <w:rPr>
                <w:ins w:id="1513" w:author="Juddy Tatiana Vargas Santofimio" w:date="2026-09-01T17:04:00Z"/>
              </w:rPr>
              <w:pPrChange w:id="1514"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ins w:id="1515" w:author="Juddy Tatiana Vargas Santofimio" w:date="2026-09-01T17:04:00Z">
              <w:r>
                <w:t>El torneo existe y tiene la inscripción pública activada (RF-02).</w:t>
              </w:r>
            </w:ins>
          </w:p>
        </w:tc>
      </w:tr>
      <w:tr w:rsidR="00E03AE5" w:rsidTr="00E03AE5">
        <w:trPr>
          <w:cnfStyle w:val="000000010000" w:firstRow="0" w:lastRow="0" w:firstColumn="0" w:lastColumn="0" w:oddVBand="0" w:evenVBand="0" w:oddHBand="0" w:evenHBand="1" w:firstRowFirstColumn="0" w:firstRowLastColumn="0" w:lastRowFirstColumn="0" w:lastRowLastColumn="0"/>
          <w:ins w:id="1516" w:author="Juddy Tatiana Vargas Santofimio" w:date="2026-09-01T17:04:00Z"/>
        </w:trPr>
        <w:tc>
          <w:tcPr>
            <w:cnfStyle w:val="001000000000" w:firstRow="0" w:lastRow="0" w:firstColumn="1" w:lastColumn="0" w:oddVBand="0" w:evenVBand="0" w:oddHBand="0" w:evenHBand="0" w:firstRowFirstColumn="0" w:firstRowLastColumn="0" w:lastRowFirstColumn="0" w:lastRowLastColumn="0"/>
            <w:tcW w:w="1701" w:type="dxa"/>
            <w:tcPrChange w:id="1517" w:author="Juddy Tatiana Vargas Santofimio" w:date="2026-09-13T15:21:00Z">
              <w:tcPr>
                <w:tcW w:w="1701" w:type="dxa"/>
              </w:tcPr>
            </w:tcPrChange>
          </w:tcPr>
          <w:p w:rsidR="00451DFE" w:rsidRPr="0016594A" w:rsidRDefault="00451DFE" w:rsidP="00E53B5C">
            <w:pPr>
              <w:cnfStyle w:val="001000010000" w:firstRow="0" w:lastRow="0" w:firstColumn="1" w:lastColumn="0" w:oddVBand="0" w:evenVBand="0" w:oddHBand="0" w:evenHBand="1" w:firstRowFirstColumn="0" w:firstRowLastColumn="0" w:lastRowFirstColumn="0" w:lastRowLastColumn="0"/>
              <w:rPr>
                <w:ins w:id="1518" w:author="Juddy Tatiana Vargas Santofimio" w:date="2026-09-01T17:04:00Z"/>
                <w:rPrChange w:id="1519" w:author="Juddy Tatiana Vargas Santofimio" w:date="2026-09-13T14:46:00Z">
                  <w:rPr>
                    <w:ins w:id="1520" w:author="Juddy Tatiana Vargas Santofimio" w:date="2026-09-01T17:04:00Z"/>
                  </w:rPr>
                </w:rPrChange>
              </w:rPr>
              <w:pPrChange w:id="1521"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ins w:id="1522" w:author="Juddy Tatiana Vargas Santofimio" w:date="2026-09-01T17:04:00Z">
              <w:r w:rsidRPr="0016594A">
                <w:rPr>
                  <w:bCs/>
                  <w:rPrChange w:id="1523" w:author="Juddy Tatiana Vargas Santofimio" w:date="2026-09-13T14:46:00Z">
                    <w:rPr>
                      <w:bCs/>
                    </w:rPr>
                  </w:rPrChange>
                </w:rPr>
                <w:t>Disparador</w:t>
              </w:r>
            </w:ins>
          </w:p>
        </w:tc>
        <w:tc>
          <w:tcPr>
            <w:tcW w:w="7143" w:type="dxa"/>
            <w:tcPrChange w:id="1524" w:author="Juddy Tatiana Vargas Santofimio" w:date="2026-09-13T15:21:00Z">
              <w:tcPr>
                <w:tcW w:w="7087" w:type="dxa"/>
              </w:tcPr>
            </w:tcPrChange>
          </w:tcPr>
          <w:p w:rsidR="00451DFE" w:rsidRDefault="00451DFE" w:rsidP="00E53B5C">
            <w:pPr>
              <w:cnfStyle w:val="000000010000" w:firstRow="0" w:lastRow="0" w:firstColumn="0" w:lastColumn="0" w:oddVBand="0" w:evenVBand="0" w:oddHBand="0" w:evenHBand="1" w:firstRowFirstColumn="0" w:firstRowLastColumn="0" w:lastRowFirstColumn="0" w:lastRowLastColumn="0"/>
              <w:rPr>
                <w:ins w:id="1525" w:author="Juddy Tatiana Vargas Santofimio" w:date="2026-09-01T17:04:00Z"/>
              </w:rPr>
              <w:pPrChange w:id="1526"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ins w:id="1527" w:author="Juddy Tatiana Vargas Santofimio" w:date="2026-09-01T17:04:00Z">
              <w:r>
                <w:t>El entrenador accede al enlace público de inscripción del torneo.</w:t>
              </w:r>
            </w:ins>
          </w:p>
        </w:tc>
      </w:tr>
    </w:tbl>
    <w:p w:rsidR="00451DFE" w:rsidRDefault="00451DFE" w:rsidP="00451DFE">
      <w:pPr>
        <w:spacing w:before="140" w:after="60"/>
        <w:rPr>
          <w:ins w:id="1528" w:author="Juddy Tatiana Vargas Santofimio" w:date="2026-09-01T17:04:00Z"/>
        </w:rPr>
      </w:pPr>
      <w:ins w:id="1529" w:author="Juddy Tatiana Vargas Santofimio" w:date="2026-09-01T17:04:00Z">
        <w:r>
          <w:rPr>
            <w:b/>
            <w:bCs/>
          </w:rPr>
          <w:t>Flujo principal</w:t>
        </w:r>
      </w:ins>
    </w:p>
    <w:p w:rsidR="00451DFE" w:rsidRDefault="00451DFE">
      <w:pPr>
        <w:pStyle w:val="Prrafodelista"/>
        <w:numPr>
          <w:ilvl w:val="0"/>
          <w:numId w:val="54"/>
        </w:numPr>
        <w:spacing w:after="60"/>
        <w:rPr>
          <w:ins w:id="1530" w:author="Juddy Tatiana Vargas Santofimio" w:date="2026-09-01T17:04:00Z"/>
        </w:rPr>
        <w:pPrChange w:id="1531" w:author="Juddy Tatiana Vargas Santofimio" w:date="2026-09-01T17:06:00Z">
          <w:pPr>
            <w:spacing w:after="60"/>
            <w:ind w:left="260" w:hanging="260"/>
          </w:pPr>
        </w:pPrChange>
      </w:pPr>
      <w:ins w:id="1532" w:author="Juddy Tatiana Vargas Santofimio" w:date="2026-09-01T17:04:00Z">
        <w:r>
          <w:t>El entrenador abre el formulario "Inscribe tu equipo".</w:t>
        </w:r>
      </w:ins>
    </w:p>
    <w:p w:rsidR="00451DFE" w:rsidRDefault="00451DFE">
      <w:pPr>
        <w:pStyle w:val="Prrafodelista"/>
        <w:numPr>
          <w:ilvl w:val="0"/>
          <w:numId w:val="54"/>
        </w:numPr>
        <w:spacing w:after="60"/>
        <w:rPr>
          <w:ins w:id="1533" w:author="Juddy Tatiana Vargas Santofimio" w:date="2026-09-01T17:04:00Z"/>
        </w:rPr>
        <w:pPrChange w:id="1534" w:author="Juddy Tatiana Vargas Santofimio" w:date="2026-09-01T17:06:00Z">
          <w:pPr>
            <w:spacing w:after="60"/>
            <w:ind w:left="260" w:hanging="260"/>
          </w:pPr>
        </w:pPrChange>
      </w:pPr>
      <w:ins w:id="1535" w:author="Juddy Tatiana Vargas Santofimio" w:date="2026-09-01T17:04:00Z">
        <w:r>
          <w:t>Ingresa nombre del equipo y sube el logo.</w:t>
        </w:r>
      </w:ins>
    </w:p>
    <w:p w:rsidR="00451DFE" w:rsidRDefault="00451DFE">
      <w:pPr>
        <w:pStyle w:val="Prrafodelista"/>
        <w:numPr>
          <w:ilvl w:val="0"/>
          <w:numId w:val="54"/>
        </w:numPr>
        <w:spacing w:after="60"/>
        <w:rPr>
          <w:ins w:id="1536" w:author="Juddy Tatiana Vargas Santofimio" w:date="2026-09-01T17:04:00Z"/>
        </w:rPr>
        <w:pPrChange w:id="1537" w:author="Juddy Tatiana Vargas Santofimio" w:date="2026-09-01T17:06:00Z">
          <w:pPr>
            <w:spacing w:after="60"/>
            <w:ind w:left="260" w:hanging="260"/>
          </w:pPr>
        </w:pPrChange>
      </w:pPr>
      <w:ins w:id="1538" w:author="Juddy Tatiana Vargas Santofimio" w:date="2026-09-01T17:04:00Z">
        <w:r>
          <w:t>Selecciona un color de uniforme disponible en la categoría.</w:t>
        </w:r>
      </w:ins>
    </w:p>
    <w:p w:rsidR="00451DFE" w:rsidRDefault="00451DFE">
      <w:pPr>
        <w:pStyle w:val="Prrafodelista"/>
        <w:numPr>
          <w:ilvl w:val="0"/>
          <w:numId w:val="54"/>
        </w:numPr>
        <w:spacing w:after="60"/>
        <w:rPr>
          <w:ins w:id="1539" w:author="Juddy Tatiana Vargas Santofimio" w:date="2026-09-01T17:04:00Z"/>
        </w:rPr>
        <w:pPrChange w:id="1540" w:author="Juddy Tatiana Vargas Santofimio" w:date="2026-09-01T17:06:00Z">
          <w:pPr>
            <w:spacing w:after="60"/>
            <w:ind w:left="260" w:hanging="260"/>
          </w:pPr>
        </w:pPrChange>
      </w:pPr>
      <w:ins w:id="1541" w:author="Juddy Tatiana Vargas Santofimio" w:date="2026-09-01T17:04:00Z">
        <w:r>
          <w:t>Selecciona la categoría, e ingresa club (opcional) y nombre del entrenador.</w:t>
        </w:r>
      </w:ins>
    </w:p>
    <w:p w:rsidR="00451DFE" w:rsidRDefault="00451DFE">
      <w:pPr>
        <w:pStyle w:val="Prrafodelista"/>
        <w:numPr>
          <w:ilvl w:val="0"/>
          <w:numId w:val="54"/>
        </w:numPr>
        <w:spacing w:after="60"/>
        <w:rPr>
          <w:ins w:id="1542" w:author="Juddy Tatiana Vargas Santofimio" w:date="2026-09-01T17:04:00Z"/>
        </w:rPr>
        <w:pPrChange w:id="1543" w:author="Juddy Tatiana Vargas Santofimio" w:date="2026-09-01T17:06:00Z">
          <w:pPr>
            <w:spacing w:after="60"/>
            <w:ind w:left="260" w:hanging="260"/>
          </w:pPr>
        </w:pPrChange>
      </w:pPr>
      <w:ins w:id="1544" w:author="Juddy Tatiana Vargas Santofimio" w:date="2026-09-01T17:04:00Z">
        <w:r>
          <w:t>Ingresa teléfono de contacto y correo (opcional).</w:t>
        </w:r>
      </w:ins>
    </w:p>
    <w:p w:rsidR="00451DFE" w:rsidRDefault="00451DFE">
      <w:pPr>
        <w:pStyle w:val="Prrafodelista"/>
        <w:numPr>
          <w:ilvl w:val="0"/>
          <w:numId w:val="54"/>
        </w:numPr>
        <w:spacing w:after="60"/>
        <w:rPr>
          <w:ins w:id="1545" w:author="Juddy Tatiana Vargas Santofimio" w:date="2026-09-01T17:04:00Z"/>
        </w:rPr>
        <w:pPrChange w:id="1546" w:author="Juddy Tatiana Vargas Santofimio" w:date="2026-09-01T17:06:00Z">
          <w:pPr>
            <w:spacing w:after="60"/>
            <w:ind w:left="260" w:hanging="260"/>
          </w:pPr>
        </w:pPrChange>
      </w:pPr>
      <w:ins w:id="1547" w:author="Juddy Tatiana Vargas Santofimio" w:date="2026-09-01T17:04:00Z">
        <w:r>
          <w:t>Agrega jugadores uno por uno (número, nombre completo, posición y género) hasta alcanzar el mínimo de 10.</w:t>
        </w:r>
      </w:ins>
    </w:p>
    <w:p w:rsidR="00451DFE" w:rsidRDefault="00451DFE">
      <w:pPr>
        <w:pStyle w:val="Prrafodelista"/>
        <w:numPr>
          <w:ilvl w:val="0"/>
          <w:numId w:val="54"/>
        </w:numPr>
        <w:spacing w:after="60"/>
        <w:rPr>
          <w:ins w:id="1548" w:author="Juddy Tatiana Vargas Santofimio" w:date="2026-09-01T17:04:00Z"/>
        </w:rPr>
        <w:pPrChange w:id="1549" w:author="Juddy Tatiana Vargas Santofimio" w:date="2026-09-01T17:06:00Z">
          <w:pPr>
            <w:spacing w:after="60"/>
            <w:ind w:left="260" w:hanging="260"/>
          </w:pPr>
        </w:pPrChange>
      </w:pPr>
      <w:ins w:id="1550" w:author="Juddy Tatiana Vargas Santofimio" w:date="2026-09-01T17:04:00Z">
        <w:r>
          <w:t>Acepta el reglamento del torneo.</w:t>
        </w:r>
      </w:ins>
    </w:p>
    <w:p w:rsidR="00451DFE" w:rsidRDefault="00451DFE">
      <w:pPr>
        <w:pStyle w:val="Prrafodelista"/>
        <w:numPr>
          <w:ilvl w:val="0"/>
          <w:numId w:val="54"/>
        </w:numPr>
        <w:spacing w:after="60"/>
        <w:rPr>
          <w:ins w:id="1551" w:author="Juddy Tatiana Vargas Santofimio" w:date="2026-09-01T17:04:00Z"/>
        </w:rPr>
        <w:pPrChange w:id="1552" w:author="Juddy Tatiana Vargas Santofimio" w:date="2026-09-01T17:06:00Z">
          <w:pPr>
            <w:spacing w:after="60"/>
            <w:ind w:left="260" w:hanging="260"/>
          </w:pPr>
        </w:pPrChange>
      </w:pPr>
      <w:ins w:id="1553" w:author="Juddy Tatiana Vargas Santofimio" w:date="2026-09-01T17:04:00Z">
        <w:r>
          <w:t>Envía la solicitud con "Enviar solicitud de inscripción".</w:t>
        </w:r>
      </w:ins>
    </w:p>
    <w:p w:rsidR="00451DFE" w:rsidRDefault="00451DFE">
      <w:pPr>
        <w:pStyle w:val="Prrafodelista"/>
        <w:numPr>
          <w:ilvl w:val="0"/>
          <w:numId w:val="54"/>
        </w:numPr>
        <w:spacing w:after="60"/>
        <w:rPr>
          <w:ins w:id="1554" w:author="Juddy Tatiana Vargas Santofimio" w:date="2026-09-01T17:04:00Z"/>
        </w:rPr>
        <w:pPrChange w:id="1555" w:author="Juddy Tatiana Vargas Santofimio" w:date="2026-09-01T17:06:00Z">
          <w:pPr>
            <w:spacing w:after="60"/>
            <w:ind w:left="260" w:hanging="260"/>
          </w:pPr>
        </w:pPrChange>
      </w:pPr>
      <w:ins w:id="1556" w:author="Juddy Tatiana Vargas Santofimio" w:date="2026-09-01T17:04:00Z">
        <w:r>
          <w:t>El sistema guarda la solicitud en estado "pendiente" y notifica al administrador.</w:t>
        </w:r>
      </w:ins>
    </w:p>
    <w:p w:rsidR="00451DFE" w:rsidRDefault="00451DFE" w:rsidP="00451DFE">
      <w:pPr>
        <w:spacing w:before="140" w:after="60"/>
        <w:rPr>
          <w:ins w:id="1557" w:author="Juddy Tatiana Vargas Santofimio" w:date="2026-09-01T17:04:00Z"/>
        </w:rPr>
      </w:pPr>
      <w:ins w:id="1558" w:author="Juddy Tatiana Vargas Santofimio" w:date="2026-09-01T17:04:00Z">
        <w:r>
          <w:rPr>
            <w:b/>
            <w:bCs/>
          </w:rPr>
          <w:t>Flujos alternativos / excepciones</w:t>
        </w:r>
      </w:ins>
    </w:p>
    <w:p w:rsidR="00451DFE" w:rsidRDefault="00451DFE">
      <w:pPr>
        <w:pStyle w:val="Prrafodelista"/>
        <w:numPr>
          <w:ilvl w:val="0"/>
          <w:numId w:val="55"/>
        </w:numPr>
        <w:spacing w:after="60" w:line="240" w:lineRule="auto"/>
        <w:contextualSpacing w:val="0"/>
        <w:rPr>
          <w:ins w:id="1559" w:author="Juddy Tatiana Vargas Santofimio" w:date="2026-09-01T17:04:00Z"/>
        </w:rPr>
        <w:pPrChange w:id="1560" w:author="Juddy Tatiana Vargas Santofimio" w:date="2026-09-01T17:07:00Z">
          <w:pPr>
            <w:pStyle w:val="Prrafodelista"/>
            <w:numPr>
              <w:numId w:val="49"/>
            </w:numPr>
            <w:spacing w:after="60" w:line="240" w:lineRule="auto"/>
            <w:ind w:left="260" w:hanging="260"/>
            <w:contextualSpacing w:val="0"/>
          </w:pPr>
        </w:pPrChange>
      </w:pPr>
      <w:ins w:id="1561" w:author="Juddy Tatiana Vargas Santofimio" w:date="2026-09-01T17:04:00Z">
        <w:r>
          <w:t>3a. El color elegido ya está en uso por otro equipo aprobado o pendiente en la misma categoría → el sistema lo deshabilita en el selector (RN-05).</w:t>
        </w:r>
      </w:ins>
    </w:p>
    <w:p w:rsidR="00451DFE" w:rsidRDefault="00451DFE">
      <w:pPr>
        <w:pStyle w:val="Prrafodelista"/>
        <w:numPr>
          <w:ilvl w:val="0"/>
          <w:numId w:val="55"/>
        </w:numPr>
        <w:spacing w:after="60" w:line="240" w:lineRule="auto"/>
        <w:contextualSpacing w:val="0"/>
        <w:rPr>
          <w:ins w:id="1562" w:author="Juddy Tatiana Vargas Santofimio" w:date="2026-09-01T17:04:00Z"/>
        </w:rPr>
        <w:pPrChange w:id="1563" w:author="Juddy Tatiana Vargas Santofimio" w:date="2026-09-01T17:07:00Z">
          <w:pPr>
            <w:pStyle w:val="Prrafodelista"/>
            <w:numPr>
              <w:numId w:val="49"/>
            </w:numPr>
            <w:spacing w:after="60" w:line="240" w:lineRule="auto"/>
            <w:ind w:left="260" w:hanging="260"/>
            <w:contextualSpacing w:val="0"/>
          </w:pPr>
        </w:pPrChange>
      </w:pPr>
      <w:ins w:id="1564" w:author="Juddy Tatiana Vargas Santofimio" w:date="2026-09-01T17:04:00Z">
        <w:r>
          <w:t>6a. Se intenta enviar con menos de 10 jugadores → el sistema bloquea el envío e indica cuántos jugadores faltan.</w:t>
        </w:r>
      </w:ins>
    </w:p>
    <w:p w:rsidR="00451DFE" w:rsidRDefault="00451DFE" w:rsidP="00451DFE">
      <w:pPr>
        <w:spacing w:before="140" w:after="60"/>
        <w:rPr>
          <w:ins w:id="1565" w:author="Juddy Tatiana Vargas Santofimio" w:date="2026-09-01T17:04:00Z"/>
        </w:rPr>
      </w:pPr>
      <w:proofErr w:type="spellStart"/>
      <w:ins w:id="1566" w:author="Juddy Tatiana Vargas Santofimio" w:date="2026-09-01T17:04:00Z">
        <w:r>
          <w:rPr>
            <w:b/>
            <w:bCs/>
          </w:rPr>
          <w:t>Postcondición</w:t>
        </w:r>
        <w:proofErr w:type="spellEnd"/>
      </w:ins>
    </w:p>
    <w:p w:rsidR="00451DFE" w:rsidRDefault="00451DFE" w:rsidP="00451DFE">
      <w:pPr>
        <w:spacing w:after="140"/>
        <w:rPr>
          <w:ins w:id="1567" w:author="Juddy Tatiana Vargas Santofimio" w:date="2026-09-01T17:07:00Z"/>
        </w:rPr>
      </w:pPr>
      <w:ins w:id="1568" w:author="Juddy Tatiana Vargas Santofimio" w:date="2026-09-01T17:04:00Z">
        <w:r>
          <w:t>La solicitud queda registrada en estado "pendiente" y no es visible en el listado público de "Equipos" hasta ser aprobada (ver UC-03).</w:t>
        </w:r>
      </w:ins>
    </w:p>
    <w:p w:rsidR="007F15B9" w:rsidRDefault="007F15B9">
      <w:pPr>
        <w:pStyle w:val="Ttulo3"/>
        <w:numPr>
          <w:ilvl w:val="0"/>
          <w:numId w:val="53"/>
        </w:numPr>
        <w:rPr>
          <w:ins w:id="1569" w:author="Juddy Tatiana Vargas Santofimio" w:date="2026-09-01T17:08:00Z"/>
        </w:rPr>
        <w:pPrChange w:id="1570" w:author="Juddy Tatiana Vargas Santofimio" w:date="2026-09-01T17:08:00Z">
          <w:pPr>
            <w:pStyle w:val="Ttulo2"/>
            <w:spacing w:before="340" w:after="100"/>
          </w:pPr>
        </w:pPrChange>
      </w:pPr>
      <w:ins w:id="1571" w:author="Juddy Tatiana Vargas Santofimio" w:date="2026-09-01T17:08:00Z">
        <w:r>
          <w:t>Aprobar o rechazar inscripción de equipo</w:t>
        </w:r>
      </w:ins>
    </w:p>
    <w:tbl>
      <w:tblPr>
        <w:tblStyle w:val="Estilo1"/>
        <w:tblW w:w="8844" w:type="dxa"/>
        <w:tblLook w:val="0480" w:firstRow="0" w:lastRow="0" w:firstColumn="1" w:lastColumn="0" w:noHBand="0" w:noVBand="1"/>
        <w:tblPrChange w:id="1572" w:author="Juddy Tatiana Vargas Santofimio" w:date="2026-09-13T15:22: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701"/>
        <w:gridCol w:w="7143"/>
        <w:tblGridChange w:id="1573">
          <w:tblGrid>
            <w:gridCol w:w="2300"/>
            <w:gridCol w:w="6660"/>
          </w:tblGrid>
        </w:tblGridChange>
      </w:tblGrid>
      <w:tr w:rsidR="007F15B9" w:rsidTr="00E03AE5">
        <w:trPr>
          <w:cnfStyle w:val="000000100000" w:firstRow="0" w:lastRow="0" w:firstColumn="0" w:lastColumn="0" w:oddVBand="0" w:evenVBand="0" w:oddHBand="1" w:evenHBand="0" w:firstRowFirstColumn="0" w:firstRowLastColumn="0" w:lastRowFirstColumn="0" w:lastRowLastColumn="0"/>
          <w:ins w:id="1574" w:author="Juddy Tatiana Vargas Santofimio" w:date="2026-09-01T17:08:00Z"/>
        </w:trPr>
        <w:tc>
          <w:tcPr>
            <w:cnfStyle w:val="001000000000" w:firstRow="0" w:lastRow="0" w:firstColumn="1" w:lastColumn="0" w:oddVBand="0" w:evenVBand="0" w:oddHBand="0" w:evenHBand="0" w:firstRowFirstColumn="0" w:firstRowLastColumn="0" w:lastRowFirstColumn="0" w:lastRowLastColumn="0"/>
            <w:tcW w:w="1701" w:type="dxa"/>
            <w:tcPrChange w:id="1575" w:author="Juddy Tatiana Vargas Santofimio" w:date="2026-09-13T15:22:00Z">
              <w:tcPr>
                <w:tcW w:w="2300" w:type="dxa"/>
                <w:shd w:val="clear" w:color="auto" w:fill="E7F3EA"/>
                <w:tcMar>
                  <w:top w:w="80" w:type="dxa"/>
                  <w:left w:w="100" w:type="dxa"/>
                  <w:bottom w:w="80" w:type="dxa"/>
                  <w:right w:w="100" w:type="dxa"/>
                </w:tcMar>
              </w:tcPr>
            </w:tcPrChange>
          </w:tcPr>
          <w:p w:rsidR="007F15B9" w:rsidRPr="0016594A" w:rsidRDefault="007F15B9" w:rsidP="00F27A2C">
            <w:pPr>
              <w:cnfStyle w:val="001000100000" w:firstRow="0" w:lastRow="0" w:firstColumn="1" w:lastColumn="0" w:oddVBand="0" w:evenVBand="0" w:oddHBand="1" w:evenHBand="0" w:firstRowFirstColumn="0" w:firstRowLastColumn="0" w:lastRowFirstColumn="0" w:lastRowLastColumn="0"/>
              <w:rPr>
                <w:ins w:id="1576" w:author="Juddy Tatiana Vargas Santofimio" w:date="2026-09-01T17:08:00Z"/>
                <w:rPrChange w:id="1577" w:author="Juddy Tatiana Vargas Santofimio" w:date="2026-09-13T14:46:00Z">
                  <w:rPr>
                    <w:ins w:id="1578" w:author="Juddy Tatiana Vargas Santofimio" w:date="2026-09-01T17:08:00Z"/>
                  </w:rPr>
                </w:rPrChange>
              </w:rPr>
            </w:pPr>
            <w:ins w:id="1579" w:author="Juddy Tatiana Vargas Santofimio" w:date="2026-09-01T17:08:00Z">
              <w:r w:rsidRPr="0016594A">
                <w:rPr>
                  <w:bCs/>
                  <w:rPrChange w:id="1580" w:author="Juddy Tatiana Vargas Santofimio" w:date="2026-09-13T14:46:00Z">
                    <w:rPr>
                      <w:bCs/>
                    </w:rPr>
                  </w:rPrChange>
                </w:rPr>
                <w:t>Actor principal</w:t>
              </w:r>
            </w:ins>
          </w:p>
        </w:tc>
        <w:tc>
          <w:tcPr>
            <w:tcW w:w="7143" w:type="dxa"/>
            <w:tcPrChange w:id="1581"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100000" w:firstRow="0" w:lastRow="0" w:firstColumn="0" w:lastColumn="0" w:oddVBand="0" w:evenVBand="0" w:oddHBand="1" w:evenHBand="0" w:firstRowFirstColumn="0" w:firstRowLastColumn="0" w:lastRowFirstColumn="0" w:lastRowLastColumn="0"/>
              <w:rPr>
                <w:ins w:id="1582" w:author="Juddy Tatiana Vargas Santofimio" w:date="2026-09-01T17:08:00Z"/>
              </w:rPr>
            </w:pPr>
            <w:ins w:id="1583" w:author="Juddy Tatiana Vargas Santofimio" w:date="2026-09-01T17:08:00Z">
              <w:r>
                <w:t>Administrador de liga</w:t>
              </w:r>
            </w:ins>
          </w:p>
        </w:tc>
      </w:tr>
      <w:tr w:rsidR="007F15B9" w:rsidTr="00E03AE5">
        <w:trPr>
          <w:cnfStyle w:val="000000010000" w:firstRow="0" w:lastRow="0" w:firstColumn="0" w:lastColumn="0" w:oddVBand="0" w:evenVBand="0" w:oddHBand="0" w:evenHBand="1" w:firstRowFirstColumn="0" w:firstRowLastColumn="0" w:lastRowFirstColumn="0" w:lastRowLastColumn="0"/>
          <w:ins w:id="1584" w:author="Juddy Tatiana Vargas Santofimio" w:date="2026-09-01T17:08:00Z"/>
        </w:trPr>
        <w:tc>
          <w:tcPr>
            <w:cnfStyle w:val="001000000000" w:firstRow="0" w:lastRow="0" w:firstColumn="1" w:lastColumn="0" w:oddVBand="0" w:evenVBand="0" w:oddHBand="0" w:evenHBand="0" w:firstRowFirstColumn="0" w:firstRowLastColumn="0" w:lastRowFirstColumn="0" w:lastRowLastColumn="0"/>
            <w:tcW w:w="1701" w:type="dxa"/>
            <w:tcPrChange w:id="1585" w:author="Juddy Tatiana Vargas Santofimio" w:date="2026-09-13T15:22:00Z">
              <w:tcPr>
                <w:tcW w:w="2300" w:type="dxa"/>
                <w:shd w:val="clear" w:color="auto" w:fill="E7F3EA"/>
                <w:tcMar>
                  <w:top w:w="80" w:type="dxa"/>
                  <w:left w:w="100" w:type="dxa"/>
                  <w:bottom w:w="80" w:type="dxa"/>
                  <w:right w:w="100" w:type="dxa"/>
                </w:tcMar>
              </w:tcPr>
            </w:tcPrChange>
          </w:tcPr>
          <w:p w:rsidR="007F15B9" w:rsidRPr="0016594A" w:rsidRDefault="007F15B9" w:rsidP="00F27A2C">
            <w:pPr>
              <w:cnfStyle w:val="001000010000" w:firstRow="0" w:lastRow="0" w:firstColumn="1" w:lastColumn="0" w:oddVBand="0" w:evenVBand="0" w:oddHBand="0" w:evenHBand="1" w:firstRowFirstColumn="0" w:firstRowLastColumn="0" w:lastRowFirstColumn="0" w:lastRowLastColumn="0"/>
              <w:rPr>
                <w:ins w:id="1586" w:author="Juddy Tatiana Vargas Santofimio" w:date="2026-09-01T17:08:00Z"/>
                <w:rPrChange w:id="1587" w:author="Juddy Tatiana Vargas Santofimio" w:date="2026-09-13T14:46:00Z">
                  <w:rPr>
                    <w:ins w:id="1588" w:author="Juddy Tatiana Vargas Santofimio" w:date="2026-09-01T17:08:00Z"/>
                  </w:rPr>
                </w:rPrChange>
              </w:rPr>
            </w:pPr>
            <w:ins w:id="1589" w:author="Juddy Tatiana Vargas Santofimio" w:date="2026-09-01T17:08:00Z">
              <w:r w:rsidRPr="0016594A">
                <w:rPr>
                  <w:bCs/>
                  <w:rPrChange w:id="1590" w:author="Juddy Tatiana Vargas Santofimio" w:date="2026-09-13T14:46:00Z">
                    <w:rPr>
                      <w:bCs/>
                    </w:rPr>
                  </w:rPrChange>
                </w:rPr>
                <w:t>Requerimientos</w:t>
              </w:r>
            </w:ins>
          </w:p>
        </w:tc>
        <w:tc>
          <w:tcPr>
            <w:tcW w:w="7143" w:type="dxa"/>
            <w:tcPrChange w:id="1591"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010000" w:firstRow="0" w:lastRow="0" w:firstColumn="0" w:lastColumn="0" w:oddVBand="0" w:evenVBand="0" w:oddHBand="0" w:evenHBand="1" w:firstRowFirstColumn="0" w:firstRowLastColumn="0" w:lastRowFirstColumn="0" w:lastRowLastColumn="0"/>
              <w:rPr>
                <w:ins w:id="1592" w:author="Juddy Tatiana Vargas Santofimio" w:date="2026-09-01T17:08:00Z"/>
              </w:rPr>
            </w:pPr>
            <w:ins w:id="1593" w:author="Juddy Tatiana Vargas Santofimio" w:date="2026-09-01T17:08:00Z">
              <w:r>
                <w:t>RF-06, RN-03</w:t>
              </w:r>
            </w:ins>
          </w:p>
        </w:tc>
      </w:tr>
      <w:tr w:rsidR="007F15B9" w:rsidTr="00E03AE5">
        <w:trPr>
          <w:cnfStyle w:val="000000100000" w:firstRow="0" w:lastRow="0" w:firstColumn="0" w:lastColumn="0" w:oddVBand="0" w:evenVBand="0" w:oddHBand="1" w:evenHBand="0" w:firstRowFirstColumn="0" w:firstRowLastColumn="0" w:lastRowFirstColumn="0" w:lastRowLastColumn="0"/>
          <w:ins w:id="1594" w:author="Juddy Tatiana Vargas Santofimio" w:date="2026-09-01T17:08:00Z"/>
        </w:trPr>
        <w:tc>
          <w:tcPr>
            <w:cnfStyle w:val="001000000000" w:firstRow="0" w:lastRow="0" w:firstColumn="1" w:lastColumn="0" w:oddVBand="0" w:evenVBand="0" w:oddHBand="0" w:evenHBand="0" w:firstRowFirstColumn="0" w:firstRowLastColumn="0" w:lastRowFirstColumn="0" w:lastRowLastColumn="0"/>
            <w:tcW w:w="1701" w:type="dxa"/>
            <w:tcPrChange w:id="1595" w:author="Juddy Tatiana Vargas Santofimio" w:date="2026-09-13T15:22:00Z">
              <w:tcPr>
                <w:tcW w:w="2300" w:type="dxa"/>
                <w:shd w:val="clear" w:color="auto" w:fill="E7F3EA"/>
                <w:tcMar>
                  <w:top w:w="80" w:type="dxa"/>
                  <w:left w:w="100" w:type="dxa"/>
                  <w:bottom w:w="80" w:type="dxa"/>
                  <w:right w:w="100" w:type="dxa"/>
                </w:tcMar>
              </w:tcPr>
            </w:tcPrChange>
          </w:tcPr>
          <w:p w:rsidR="007F15B9" w:rsidRPr="0016594A" w:rsidRDefault="007F15B9" w:rsidP="00F27A2C">
            <w:pPr>
              <w:cnfStyle w:val="001000100000" w:firstRow="0" w:lastRow="0" w:firstColumn="1" w:lastColumn="0" w:oddVBand="0" w:evenVBand="0" w:oddHBand="1" w:evenHBand="0" w:firstRowFirstColumn="0" w:firstRowLastColumn="0" w:lastRowFirstColumn="0" w:lastRowLastColumn="0"/>
              <w:rPr>
                <w:ins w:id="1596" w:author="Juddy Tatiana Vargas Santofimio" w:date="2026-09-01T17:08:00Z"/>
                <w:rPrChange w:id="1597" w:author="Juddy Tatiana Vargas Santofimio" w:date="2026-09-13T14:46:00Z">
                  <w:rPr>
                    <w:ins w:id="1598" w:author="Juddy Tatiana Vargas Santofimio" w:date="2026-09-01T17:08:00Z"/>
                  </w:rPr>
                </w:rPrChange>
              </w:rPr>
            </w:pPr>
            <w:ins w:id="1599" w:author="Juddy Tatiana Vargas Santofimio" w:date="2026-09-01T17:08:00Z">
              <w:r w:rsidRPr="0016594A">
                <w:rPr>
                  <w:bCs/>
                  <w:rPrChange w:id="1600" w:author="Juddy Tatiana Vargas Santofimio" w:date="2026-09-13T14:46:00Z">
                    <w:rPr>
                      <w:bCs/>
                    </w:rPr>
                  </w:rPrChange>
                </w:rPr>
                <w:t>Precondición</w:t>
              </w:r>
            </w:ins>
          </w:p>
        </w:tc>
        <w:tc>
          <w:tcPr>
            <w:tcW w:w="7143" w:type="dxa"/>
            <w:tcPrChange w:id="1601"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100000" w:firstRow="0" w:lastRow="0" w:firstColumn="0" w:lastColumn="0" w:oddVBand="0" w:evenVBand="0" w:oddHBand="1" w:evenHBand="0" w:firstRowFirstColumn="0" w:firstRowLastColumn="0" w:lastRowFirstColumn="0" w:lastRowLastColumn="0"/>
              <w:rPr>
                <w:ins w:id="1602" w:author="Juddy Tatiana Vargas Santofimio" w:date="2026-09-01T17:08:00Z"/>
              </w:rPr>
            </w:pPr>
            <w:ins w:id="1603" w:author="Juddy Tatiana Vargas Santofimio" w:date="2026-09-01T17:08:00Z">
              <w:r>
                <w:t>Existe al menos una solicitud de inscripción en estado "pendiente" (UC-02).</w:t>
              </w:r>
            </w:ins>
          </w:p>
        </w:tc>
      </w:tr>
      <w:tr w:rsidR="007F15B9" w:rsidTr="00E03AE5">
        <w:trPr>
          <w:cnfStyle w:val="000000010000" w:firstRow="0" w:lastRow="0" w:firstColumn="0" w:lastColumn="0" w:oddVBand="0" w:evenVBand="0" w:oddHBand="0" w:evenHBand="1" w:firstRowFirstColumn="0" w:firstRowLastColumn="0" w:lastRowFirstColumn="0" w:lastRowLastColumn="0"/>
          <w:ins w:id="1604" w:author="Juddy Tatiana Vargas Santofimio" w:date="2026-09-01T17:08:00Z"/>
        </w:trPr>
        <w:tc>
          <w:tcPr>
            <w:cnfStyle w:val="001000000000" w:firstRow="0" w:lastRow="0" w:firstColumn="1" w:lastColumn="0" w:oddVBand="0" w:evenVBand="0" w:oddHBand="0" w:evenHBand="0" w:firstRowFirstColumn="0" w:firstRowLastColumn="0" w:lastRowFirstColumn="0" w:lastRowLastColumn="0"/>
            <w:tcW w:w="1701" w:type="dxa"/>
            <w:tcPrChange w:id="1605" w:author="Juddy Tatiana Vargas Santofimio" w:date="2026-09-13T15:22:00Z">
              <w:tcPr>
                <w:tcW w:w="2300" w:type="dxa"/>
                <w:shd w:val="clear" w:color="auto" w:fill="E7F3EA"/>
                <w:tcMar>
                  <w:top w:w="80" w:type="dxa"/>
                  <w:left w:w="100" w:type="dxa"/>
                  <w:bottom w:w="80" w:type="dxa"/>
                  <w:right w:w="100" w:type="dxa"/>
                </w:tcMar>
              </w:tcPr>
            </w:tcPrChange>
          </w:tcPr>
          <w:p w:rsidR="007F15B9" w:rsidRPr="0016594A" w:rsidRDefault="007F15B9" w:rsidP="00F27A2C">
            <w:pPr>
              <w:cnfStyle w:val="001000010000" w:firstRow="0" w:lastRow="0" w:firstColumn="1" w:lastColumn="0" w:oddVBand="0" w:evenVBand="0" w:oddHBand="0" w:evenHBand="1" w:firstRowFirstColumn="0" w:firstRowLastColumn="0" w:lastRowFirstColumn="0" w:lastRowLastColumn="0"/>
              <w:rPr>
                <w:ins w:id="1606" w:author="Juddy Tatiana Vargas Santofimio" w:date="2026-09-01T17:08:00Z"/>
                <w:rPrChange w:id="1607" w:author="Juddy Tatiana Vargas Santofimio" w:date="2026-09-13T14:46:00Z">
                  <w:rPr>
                    <w:ins w:id="1608" w:author="Juddy Tatiana Vargas Santofimio" w:date="2026-09-01T17:08:00Z"/>
                  </w:rPr>
                </w:rPrChange>
              </w:rPr>
            </w:pPr>
            <w:ins w:id="1609" w:author="Juddy Tatiana Vargas Santofimio" w:date="2026-09-01T17:08:00Z">
              <w:r w:rsidRPr="0016594A">
                <w:rPr>
                  <w:bCs/>
                  <w:rPrChange w:id="1610" w:author="Juddy Tatiana Vargas Santofimio" w:date="2026-09-13T14:46:00Z">
                    <w:rPr>
                      <w:bCs/>
                    </w:rPr>
                  </w:rPrChange>
                </w:rPr>
                <w:t>Disparador</w:t>
              </w:r>
            </w:ins>
          </w:p>
        </w:tc>
        <w:tc>
          <w:tcPr>
            <w:tcW w:w="7143" w:type="dxa"/>
            <w:tcPrChange w:id="1611"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010000" w:firstRow="0" w:lastRow="0" w:firstColumn="0" w:lastColumn="0" w:oddVBand="0" w:evenVBand="0" w:oddHBand="0" w:evenHBand="1" w:firstRowFirstColumn="0" w:firstRowLastColumn="0" w:lastRowFirstColumn="0" w:lastRowLastColumn="0"/>
              <w:rPr>
                <w:ins w:id="1612" w:author="Juddy Tatiana Vargas Santofimio" w:date="2026-09-01T17:08:00Z"/>
              </w:rPr>
            </w:pPr>
            <w:ins w:id="1613" w:author="Juddy Tatiana Vargas Santofimio" w:date="2026-09-01T17:08:00Z">
              <w:r>
                <w:t>El administrador abre la bandeja de "Solicitudes pendientes".</w:t>
              </w:r>
            </w:ins>
          </w:p>
        </w:tc>
      </w:tr>
    </w:tbl>
    <w:p w:rsidR="007F15B9" w:rsidRDefault="007F15B9" w:rsidP="007F15B9">
      <w:pPr>
        <w:spacing w:before="140" w:after="60"/>
        <w:rPr>
          <w:ins w:id="1614" w:author="Juddy Tatiana Vargas Santofimio" w:date="2026-09-01T17:08:00Z"/>
        </w:rPr>
      </w:pPr>
      <w:ins w:id="1615" w:author="Juddy Tatiana Vargas Santofimio" w:date="2026-09-01T17:08:00Z">
        <w:r>
          <w:rPr>
            <w:b/>
            <w:bCs/>
          </w:rPr>
          <w:t>Flujo principal</w:t>
        </w:r>
      </w:ins>
    </w:p>
    <w:p w:rsidR="007F15B9" w:rsidRDefault="007F15B9">
      <w:pPr>
        <w:pStyle w:val="Prrafodelista"/>
        <w:numPr>
          <w:ilvl w:val="0"/>
          <w:numId w:val="57"/>
        </w:numPr>
        <w:spacing w:after="60"/>
        <w:rPr>
          <w:ins w:id="1616" w:author="Juddy Tatiana Vargas Santofimio" w:date="2026-09-01T17:08:00Z"/>
        </w:rPr>
        <w:pPrChange w:id="1617" w:author="Juddy Tatiana Vargas Santofimio" w:date="2026-09-01T17:09:00Z">
          <w:pPr>
            <w:spacing w:after="60"/>
            <w:ind w:left="260" w:hanging="260"/>
          </w:pPr>
        </w:pPrChange>
      </w:pPr>
      <w:ins w:id="1618" w:author="Juddy Tatiana Vargas Santofimio" w:date="2026-09-01T17:08:00Z">
        <w:r>
          <w:t>El administrador revisa los datos del equipo y la planilla enviada.</w:t>
        </w:r>
      </w:ins>
    </w:p>
    <w:p w:rsidR="007F15B9" w:rsidRDefault="007F15B9">
      <w:pPr>
        <w:pStyle w:val="Prrafodelista"/>
        <w:numPr>
          <w:ilvl w:val="0"/>
          <w:numId w:val="57"/>
        </w:numPr>
        <w:spacing w:after="60"/>
        <w:rPr>
          <w:ins w:id="1619" w:author="Juddy Tatiana Vargas Santofimio" w:date="2026-09-01T17:08:00Z"/>
        </w:rPr>
        <w:pPrChange w:id="1620" w:author="Juddy Tatiana Vargas Santofimio" w:date="2026-09-01T17:09:00Z">
          <w:pPr>
            <w:spacing w:after="60"/>
            <w:ind w:left="260" w:hanging="260"/>
          </w:pPr>
        </w:pPrChange>
      </w:pPr>
      <w:ins w:id="1621" w:author="Juddy Tatiana Vargas Santofimio" w:date="2026-09-01T17:08:00Z">
        <w:r>
          <w:t>Verifica que el color de uniforme y los datos no entren en conflicto con otro equipo de la categoría.</w:t>
        </w:r>
      </w:ins>
    </w:p>
    <w:p w:rsidR="007F15B9" w:rsidRDefault="007F15B9">
      <w:pPr>
        <w:pStyle w:val="Prrafodelista"/>
        <w:numPr>
          <w:ilvl w:val="0"/>
          <w:numId w:val="57"/>
        </w:numPr>
        <w:spacing w:after="60"/>
        <w:rPr>
          <w:ins w:id="1622" w:author="Juddy Tatiana Vargas Santofimio" w:date="2026-09-01T17:08:00Z"/>
        </w:rPr>
        <w:pPrChange w:id="1623" w:author="Juddy Tatiana Vargas Santofimio" w:date="2026-09-01T17:09:00Z">
          <w:pPr>
            <w:spacing w:after="60"/>
            <w:ind w:left="260" w:hanging="260"/>
          </w:pPr>
        </w:pPrChange>
      </w:pPr>
      <w:ins w:id="1624" w:author="Juddy Tatiana Vargas Santofimio" w:date="2026-09-01T17:08:00Z">
        <w:r>
          <w:t>Aprueba la solicitud.</w:t>
        </w:r>
      </w:ins>
    </w:p>
    <w:p w:rsidR="007F15B9" w:rsidRDefault="007F15B9">
      <w:pPr>
        <w:pStyle w:val="Prrafodelista"/>
        <w:numPr>
          <w:ilvl w:val="0"/>
          <w:numId w:val="57"/>
        </w:numPr>
        <w:spacing w:after="60"/>
        <w:rPr>
          <w:ins w:id="1625" w:author="Juddy Tatiana Vargas Santofimio" w:date="2026-09-01T17:08:00Z"/>
        </w:rPr>
        <w:pPrChange w:id="1626" w:author="Juddy Tatiana Vargas Santofimio" w:date="2026-09-01T17:09:00Z">
          <w:pPr>
            <w:spacing w:after="60"/>
            <w:ind w:left="260" w:hanging="260"/>
          </w:pPr>
        </w:pPrChange>
      </w:pPr>
      <w:ins w:id="1627" w:author="Juddy Tatiana Vargas Santofimio" w:date="2026-09-01T17:08:00Z">
        <w:r>
          <w:t>El sistema mueve el equipo al estado "aprobado" y lo agrega al listado de "Equipos" del torneo.</w:t>
        </w:r>
      </w:ins>
    </w:p>
    <w:p w:rsidR="007F15B9" w:rsidRDefault="007F15B9" w:rsidP="007F15B9">
      <w:pPr>
        <w:spacing w:before="140" w:after="60"/>
        <w:rPr>
          <w:ins w:id="1628" w:author="Juddy Tatiana Vargas Santofimio" w:date="2026-09-01T17:08:00Z"/>
        </w:rPr>
      </w:pPr>
      <w:ins w:id="1629" w:author="Juddy Tatiana Vargas Santofimio" w:date="2026-09-01T17:08:00Z">
        <w:r>
          <w:rPr>
            <w:b/>
            <w:bCs/>
          </w:rPr>
          <w:t>Flujos alternativos / excepciones</w:t>
        </w:r>
      </w:ins>
    </w:p>
    <w:p w:rsidR="007F15B9" w:rsidRDefault="007F15B9">
      <w:pPr>
        <w:pStyle w:val="Prrafodelista"/>
        <w:numPr>
          <w:ilvl w:val="0"/>
          <w:numId w:val="58"/>
        </w:numPr>
        <w:spacing w:after="60" w:line="240" w:lineRule="auto"/>
        <w:contextualSpacing w:val="0"/>
        <w:rPr>
          <w:ins w:id="1630" w:author="Juddy Tatiana Vargas Santofimio" w:date="2026-09-01T17:08:00Z"/>
        </w:rPr>
        <w:pPrChange w:id="1631" w:author="Juddy Tatiana Vargas Santofimio" w:date="2026-09-01T17:09:00Z">
          <w:pPr>
            <w:pStyle w:val="Prrafodelista"/>
            <w:numPr>
              <w:numId w:val="49"/>
            </w:numPr>
            <w:spacing w:after="60" w:line="240" w:lineRule="auto"/>
            <w:ind w:left="260" w:hanging="260"/>
            <w:contextualSpacing w:val="0"/>
          </w:pPr>
        </w:pPrChange>
      </w:pPr>
      <w:ins w:id="1632" w:author="Juddy Tatiana Vargas Santofimio" w:date="2026-09-01T17:08:00Z">
        <w:r>
          <w:lastRenderedPageBreak/>
          <w:t>3a. El administrador rechaza la solicitud e ingresa un motivo → el sistema notifica al entrenador y la solicitud queda cerrada; el entrenador puede volver a postular corrigiendo lo señalado.</w:t>
        </w:r>
      </w:ins>
    </w:p>
    <w:p w:rsidR="007F15B9" w:rsidRDefault="007F15B9" w:rsidP="007F15B9">
      <w:pPr>
        <w:spacing w:before="140" w:after="60"/>
        <w:rPr>
          <w:ins w:id="1633" w:author="Juddy Tatiana Vargas Santofimio" w:date="2026-09-01T17:08:00Z"/>
        </w:rPr>
      </w:pPr>
      <w:proofErr w:type="spellStart"/>
      <w:ins w:id="1634" w:author="Juddy Tatiana Vargas Santofimio" w:date="2026-09-01T17:08:00Z">
        <w:r>
          <w:rPr>
            <w:b/>
            <w:bCs/>
          </w:rPr>
          <w:t>Postcondición</w:t>
        </w:r>
        <w:proofErr w:type="spellEnd"/>
      </w:ins>
    </w:p>
    <w:p w:rsidR="007D7360" w:rsidRDefault="007F15B9">
      <w:pPr>
        <w:spacing w:after="140"/>
        <w:rPr>
          <w:ins w:id="1635" w:author="Juddy Tatiana Vargas Santofimio" w:date="2026-09-01T17:09:00Z"/>
        </w:rPr>
        <w:pPrChange w:id="1636" w:author="Juddy Tatiana Vargas Santofimio" w:date="2026-09-01T17:08:00Z">
          <w:pPr>
            <w:spacing w:after="0" w:line="240" w:lineRule="auto"/>
          </w:pPr>
        </w:pPrChange>
      </w:pPr>
      <w:ins w:id="1637" w:author="Juddy Tatiana Vargas Santofimio" w:date="2026-09-01T17:08:00Z">
        <w:r>
          <w:t>El equipo aprobado queda visible públicamente y disponible para ser programado en partidos. Su planilla queda bloqueada para el entrenador (ver UC-04).</w:t>
        </w:r>
      </w:ins>
    </w:p>
    <w:p w:rsidR="007F15B9" w:rsidRDefault="007F15B9">
      <w:pPr>
        <w:pStyle w:val="Ttulo3"/>
        <w:numPr>
          <w:ilvl w:val="0"/>
          <w:numId w:val="53"/>
        </w:numPr>
        <w:rPr>
          <w:ins w:id="1638" w:author="Juddy Tatiana Vargas Santofimio" w:date="2026-09-01T17:09:00Z"/>
        </w:rPr>
        <w:pPrChange w:id="1639" w:author="Juddy Tatiana Vargas Santofimio" w:date="2026-09-01T17:09:00Z">
          <w:pPr>
            <w:pStyle w:val="Ttulo2"/>
            <w:spacing w:before="340" w:after="100"/>
          </w:pPr>
        </w:pPrChange>
      </w:pPr>
      <w:ins w:id="1640" w:author="Juddy Tatiana Vargas Santofimio" w:date="2026-09-01T17:09:00Z">
        <w:r>
          <w:t>Editar planilla de equipo aprobado</w:t>
        </w:r>
      </w:ins>
    </w:p>
    <w:tbl>
      <w:tblPr>
        <w:tblStyle w:val="Estilo1"/>
        <w:tblW w:w="8823" w:type="dxa"/>
        <w:tblLook w:val="0480" w:firstRow="0" w:lastRow="0" w:firstColumn="1" w:lastColumn="0" w:noHBand="0" w:noVBand="1"/>
        <w:tblPrChange w:id="1641" w:author="Juddy Tatiana Vargas Santofimio" w:date="2026-09-13T15:22: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701"/>
        <w:gridCol w:w="7122"/>
        <w:tblGridChange w:id="1642">
          <w:tblGrid>
            <w:gridCol w:w="2300"/>
            <w:gridCol w:w="6660"/>
          </w:tblGrid>
        </w:tblGridChange>
      </w:tblGrid>
      <w:tr w:rsidR="007F15B9" w:rsidTr="00E03AE5">
        <w:trPr>
          <w:cnfStyle w:val="000000100000" w:firstRow="0" w:lastRow="0" w:firstColumn="0" w:lastColumn="0" w:oddVBand="0" w:evenVBand="0" w:oddHBand="1" w:evenHBand="0" w:firstRowFirstColumn="0" w:firstRowLastColumn="0" w:lastRowFirstColumn="0" w:lastRowLastColumn="0"/>
          <w:ins w:id="1643" w:author="Juddy Tatiana Vargas Santofimio" w:date="2026-09-01T17:09:00Z"/>
        </w:trPr>
        <w:tc>
          <w:tcPr>
            <w:cnfStyle w:val="001000000000" w:firstRow="0" w:lastRow="0" w:firstColumn="1" w:lastColumn="0" w:oddVBand="0" w:evenVBand="0" w:oddHBand="0" w:evenHBand="0" w:firstRowFirstColumn="0" w:firstRowLastColumn="0" w:lastRowFirstColumn="0" w:lastRowLastColumn="0"/>
            <w:tcW w:w="1701" w:type="dxa"/>
            <w:tcPrChange w:id="1644" w:author="Juddy Tatiana Vargas Santofimio" w:date="2026-09-13T15:22:00Z">
              <w:tcPr>
                <w:tcW w:w="2300" w:type="dxa"/>
                <w:shd w:val="clear" w:color="auto" w:fill="E7F3EA"/>
                <w:tcMar>
                  <w:top w:w="80" w:type="dxa"/>
                  <w:left w:w="100" w:type="dxa"/>
                  <w:bottom w:w="80" w:type="dxa"/>
                  <w:right w:w="100" w:type="dxa"/>
                </w:tcMar>
              </w:tcPr>
            </w:tcPrChange>
          </w:tcPr>
          <w:p w:rsidR="007F15B9" w:rsidRPr="00D71F43" w:rsidRDefault="007F15B9" w:rsidP="00F27A2C">
            <w:pPr>
              <w:cnfStyle w:val="001000100000" w:firstRow="0" w:lastRow="0" w:firstColumn="1" w:lastColumn="0" w:oddVBand="0" w:evenVBand="0" w:oddHBand="1" w:evenHBand="0" w:firstRowFirstColumn="0" w:firstRowLastColumn="0" w:lastRowFirstColumn="0" w:lastRowLastColumn="0"/>
              <w:rPr>
                <w:ins w:id="1645" w:author="Juddy Tatiana Vargas Santofimio" w:date="2026-09-01T17:09:00Z"/>
                <w:rPrChange w:id="1646" w:author="Juddy Tatiana Vargas Santofimio" w:date="2026-09-13T15:05:00Z">
                  <w:rPr>
                    <w:ins w:id="1647" w:author="Juddy Tatiana Vargas Santofimio" w:date="2026-09-01T17:09:00Z"/>
                  </w:rPr>
                </w:rPrChange>
              </w:rPr>
            </w:pPr>
            <w:ins w:id="1648" w:author="Juddy Tatiana Vargas Santofimio" w:date="2026-09-01T17:09:00Z">
              <w:r w:rsidRPr="00D71F43">
                <w:rPr>
                  <w:bCs/>
                  <w:rPrChange w:id="1649" w:author="Juddy Tatiana Vargas Santofimio" w:date="2026-09-13T15:05:00Z">
                    <w:rPr>
                      <w:b w:val="0"/>
                      <w:bCs/>
                    </w:rPr>
                  </w:rPrChange>
                </w:rPr>
                <w:t>Actor principal</w:t>
              </w:r>
            </w:ins>
          </w:p>
        </w:tc>
        <w:tc>
          <w:tcPr>
            <w:tcW w:w="7122" w:type="dxa"/>
            <w:tcPrChange w:id="1650"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100000" w:firstRow="0" w:lastRow="0" w:firstColumn="0" w:lastColumn="0" w:oddVBand="0" w:evenVBand="0" w:oddHBand="1" w:evenHBand="0" w:firstRowFirstColumn="0" w:firstRowLastColumn="0" w:lastRowFirstColumn="0" w:lastRowLastColumn="0"/>
              <w:rPr>
                <w:ins w:id="1651" w:author="Juddy Tatiana Vargas Santofimio" w:date="2026-09-01T17:09:00Z"/>
              </w:rPr>
            </w:pPr>
            <w:ins w:id="1652" w:author="Juddy Tatiana Vargas Santofimio" w:date="2026-09-01T17:09:00Z">
              <w:r>
                <w:t>Administrador de liga</w:t>
              </w:r>
            </w:ins>
          </w:p>
        </w:tc>
      </w:tr>
      <w:tr w:rsidR="007F15B9" w:rsidTr="00E03AE5">
        <w:trPr>
          <w:cnfStyle w:val="000000010000" w:firstRow="0" w:lastRow="0" w:firstColumn="0" w:lastColumn="0" w:oddVBand="0" w:evenVBand="0" w:oddHBand="0" w:evenHBand="1" w:firstRowFirstColumn="0" w:firstRowLastColumn="0" w:lastRowFirstColumn="0" w:lastRowLastColumn="0"/>
          <w:ins w:id="1653" w:author="Juddy Tatiana Vargas Santofimio" w:date="2026-09-01T17:09:00Z"/>
        </w:trPr>
        <w:tc>
          <w:tcPr>
            <w:cnfStyle w:val="001000000000" w:firstRow="0" w:lastRow="0" w:firstColumn="1" w:lastColumn="0" w:oddVBand="0" w:evenVBand="0" w:oddHBand="0" w:evenHBand="0" w:firstRowFirstColumn="0" w:firstRowLastColumn="0" w:lastRowFirstColumn="0" w:lastRowLastColumn="0"/>
            <w:tcW w:w="1701" w:type="dxa"/>
            <w:tcPrChange w:id="1654" w:author="Juddy Tatiana Vargas Santofimio" w:date="2026-09-13T15:22:00Z">
              <w:tcPr>
                <w:tcW w:w="2300" w:type="dxa"/>
                <w:shd w:val="clear" w:color="auto" w:fill="E7F3EA"/>
                <w:tcMar>
                  <w:top w:w="80" w:type="dxa"/>
                  <w:left w:w="100" w:type="dxa"/>
                  <w:bottom w:w="80" w:type="dxa"/>
                  <w:right w:w="100" w:type="dxa"/>
                </w:tcMar>
              </w:tcPr>
            </w:tcPrChange>
          </w:tcPr>
          <w:p w:rsidR="007F15B9" w:rsidRPr="00D71F43" w:rsidRDefault="007F15B9" w:rsidP="00F27A2C">
            <w:pPr>
              <w:cnfStyle w:val="001000010000" w:firstRow="0" w:lastRow="0" w:firstColumn="1" w:lastColumn="0" w:oddVBand="0" w:evenVBand="0" w:oddHBand="0" w:evenHBand="1" w:firstRowFirstColumn="0" w:firstRowLastColumn="0" w:lastRowFirstColumn="0" w:lastRowLastColumn="0"/>
              <w:rPr>
                <w:ins w:id="1655" w:author="Juddy Tatiana Vargas Santofimio" w:date="2026-09-01T17:09:00Z"/>
                <w:rPrChange w:id="1656" w:author="Juddy Tatiana Vargas Santofimio" w:date="2026-09-13T15:05:00Z">
                  <w:rPr>
                    <w:ins w:id="1657" w:author="Juddy Tatiana Vargas Santofimio" w:date="2026-09-01T17:09:00Z"/>
                  </w:rPr>
                </w:rPrChange>
              </w:rPr>
            </w:pPr>
            <w:ins w:id="1658" w:author="Juddy Tatiana Vargas Santofimio" w:date="2026-09-01T17:09:00Z">
              <w:r w:rsidRPr="00D71F43">
                <w:rPr>
                  <w:bCs/>
                  <w:rPrChange w:id="1659" w:author="Juddy Tatiana Vargas Santofimio" w:date="2026-09-13T15:05:00Z">
                    <w:rPr>
                      <w:b w:val="0"/>
                      <w:bCs/>
                    </w:rPr>
                  </w:rPrChange>
                </w:rPr>
                <w:t>Requerimientos</w:t>
              </w:r>
            </w:ins>
          </w:p>
        </w:tc>
        <w:tc>
          <w:tcPr>
            <w:tcW w:w="7122" w:type="dxa"/>
            <w:tcPrChange w:id="1660"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010000" w:firstRow="0" w:lastRow="0" w:firstColumn="0" w:lastColumn="0" w:oddVBand="0" w:evenVBand="0" w:oddHBand="0" w:evenHBand="1" w:firstRowFirstColumn="0" w:firstRowLastColumn="0" w:lastRowFirstColumn="0" w:lastRowLastColumn="0"/>
              <w:rPr>
                <w:ins w:id="1661" w:author="Juddy Tatiana Vargas Santofimio" w:date="2026-09-01T17:09:00Z"/>
              </w:rPr>
            </w:pPr>
            <w:ins w:id="1662" w:author="Juddy Tatiana Vargas Santofimio" w:date="2026-09-01T17:09:00Z">
              <w:r>
                <w:t>RF-07, RN-04</w:t>
              </w:r>
            </w:ins>
          </w:p>
        </w:tc>
      </w:tr>
      <w:tr w:rsidR="007F15B9" w:rsidTr="00E03AE5">
        <w:trPr>
          <w:cnfStyle w:val="000000100000" w:firstRow="0" w:lastRow="0" w:firstColumn="0" w:lastColumn="0" w:oddVBand="0" w:evenVBand="0" w:oddHBand="1" w:evenHBand="0" w:firstRowFirstColumn="0" w:firstRowLastColumn="0" w:lastRowFirstColumn="0" w:lastRowLastColumn="0"/>
          <w:ins w:id="1663" w:author="Juddy Tatiana Vargas Santofimio" w:date="2026-09-01T17:09:00Z"/>
        </w:trPr>
        <w:tc>
          <w:tcPr>
            <w:cnfStyle w:val="001000000000" w:firstRow="0" w:lastRow="0" w:firstColumn="1" w:lastColumn="0" w:oddVBand="0" w:evenVBand="0" w:oddHBand="0" w:evenHBand="0" w:firstRowFirstColumn="0" w:firstRowLastColumn="0" w:lastRowFirstColumn="0" w:lastRowLastColumn="0"/>
            <w:tcW w:w="1701" w:type="dxa"/>
            <w:tcPrChange w:id="1664" w:author="Juddy Tatiana Vargas Santofimio" w:date="2026-09-13T15:22:00Z">
              <w:tcPr>
                <w:tcW w:w="2300" w:type="dxa"/>
                <w:shd w:val="clear" w:color="auto" w:fill="E7F3EA"/>
                <w:tcMar>
                  <w:top w:w="80" w:type="dxa"/>
                  <w:left w:w="100" w:type="dxa"/>
                  <w:bottom w:w="80" w:type="dxa"/>
                  <w:right w:w="100" w:type="dxa"/>
                </w:tcMar>
              </w:tcPr>
            </w:tcPrChange>
          </w:tcPr>
          <w:p w:rsidR="007F15B9" w:rsidRPr="00D71F43" w:rsidRDefault="007F15B9" w:rsidP="00F27A2C">
            <w:pPr>
              <w:cnfStyle w:val="001000100000" w:firstRow="0" w:lastRow="0" w:firstColumn="1" w:lastColumn="0" w:oddVBand="0" w:evenVBand="0" w:oddHBand="1" w:evenHBand="0" w:firstRowFirstColumn="0" w:firstRowLastColumn="0" w:lastRowFirstColumn="0" w:lastRowLastColumn="0"/>
              <w:rPr>
                <w:ins w:id="1665" w:author="Juddy Tatiana Vargas Santofimio" w:date="2026-09-01T17:09:00Z"/>
                <w:rPrChange w:id="1666" w:author="Juddy Tatiana Vargas Santofimio" w:date="2026-09-13T15:05:00Z">
                  <w:rPr>
                    <w:ins w:id="1667" w:author="Juddy Tatiana Vargas Santofimio" w:date="2026-09-01T17:09:00Z"/>
                  </w:rPr>
                </w:rPrChange>
              </w:rPr>
            </w:pPr>
            <w:ins w:id="1668" w:author="Juddy Tatiana Vargas Santofimio" w:date="2026-09-01T17:09:00Z">
              <w:r w:rsidRPr="00D71F43">
                <w:rPr>
                  <w:bCs/>
                  <w:rPrChange w:id="1669" w:author="Juddy Tatiana Vargas Santofimio" w:date="2026-09-13T15:05:00Z">
                    <w:rPr>
                      <w:b w:val="0"/>
                      <w:bCs/>
                    </w:rPr>
                  </w:rPrChange>
                </w:rPr>
                <w:t>Precondición</w:t>
              </w:r>
            </w:ins>
          </w:p>
        </w:tc>
        <w:tc>
          <w:tcPr>
            <w:tcW w:w="7122" w:type="dxa"/>
            <w:tcPrChange w:id="1670"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100000" w:firstRow="0" w:lastRow="0" w:firstColumn="0" w:lastColumn="0" w:oddVBand="0" w:evenVBand="0" w:oddHBand="1" w:evenHBand="0" w:firstRowFirstColumn="0" w:firstRowLastColumn="0" w:lastRowFirstColumn="0" w:lastRowLastColumn="0"/>
              <w:rPr>
                <w:ins w:id="1671" w:author="Juddy Tatiana Vargas Santofimio" w:date="2026-09-01T17:09:00Z"/>
              </w:rPr>
            </w:pPr>
            <w:ins w:id="1672" w:author="Juddy Tatiana Vargas Santofimio" w:date="2026-09-01T17:09:00Z">
              <w:r>
                <w:t>El equipo está en estado "aprobado" (UC-03).</w:t>
              </w:r>
            </w:ins>
          </w:p>
        </w:tc>
      </w:tr>
      <w:tr w:rsidR="007F15B9" w:rsidTr="00E03AE5">
        <w:trPr>
          <w:cnfStyle w:val="000000010000" w:firstRow="0" w:lastRow="0" w:firstColumn="0" w:lastColumn="0" w:oddVBand="0" w:evenVBand="0" w:oddHBand="0" w:evenHBand="1" w:firstRowFirstColumn="0" w:firstRowLastColumn="0" w:lastRowFirstColumn="0" w:lastRowLastColumn="0"/>
          <w:ins w:id="1673" w:author="Juddy Tatiana Vargas Santofimio" w:date="2026-09-01T17:09:00Z"/>
        </w:trPr>
        <w:tc>
          <w:tcPr>
            <w:cnfStyle w:val="001000000000" w:firstRow="0" w:lastRow="0" w:firstColumn="1" w:lastColumn="0" w:oddVBand="0" w:evenVBand="0" w:oddHBand="0" w:evenHBand="0" w:firstRowFirstColumn="0" w:firstRowLastColumn="0" w:lastRowFirstColumn="0" w:lastRowLastColumn="0"/>
            <w:tcW w:w="1701" w:type="dxa"/>
            <w:tcPrChange w:id="1674" w:author="Juddy Tatiana Vargas Santofimio" w:date="2026-09-13T15:22:00Z">
              <w:tcPr>
                <w:tcW w:w="2300" w:type="dxa"/>
                <w:shd w:val="clear" w:color="auto" w:fill="E7F3EA"/>
                <w:tcMar>
                  <w:top w:w="80" w:type="dxa"/>
                  <w:left w:w="100" w:type="dxa"/>
                  <w:bottom w:w="80" w:type="dxa"/>
                  <w:right w:w="100" w:type="dxa"/>
                </w:tcMar>
              </w:tcPr>
            </w:tcPrChange>
          </w:tcPr>
          <w:p w:rsidR="007F15B9" w:rsidRPr="00D71F43" w:rsidRDefault="007F15B9" w:rsidP="00F27A2C">
            <w:pPr>
              <w:cnfStyle w:val="001000010000" w:firstRow="0" w:lastRow="0" w:firstColumn="1" w:lastColumn="0" w:oddVBand="0" w:evenVBand="0" w:oddHBand="0" w:evenHBand="1" w:firstRowFirstColumn="0" w:firstRowLastColumn="0" w:lastRowFirstColumn="0" w:lastRowLastColumn="0"/>
              <w:rPr>
                <w:ins w:id="1675" w:author="Juddy Tatiana Vargas Santofimio" w:date="2026-09-01T17:09:00Z"/>
                <w:rPrChange w:id="1676" w:author="Juddy Tatiana Vargas Santofimio" w:date="2026-09-13T15:05:00Z">
                  <w:rPr>
                    <w:ins w:id="1677" w:author="Juddy Tatiana Vargas Santofimio" w:date="2026-09-01T17:09:00Z"/>
                  </w:rPr>
                </w:rPrChange>
              </w:rPr>
            </w:pPr>
            <w:ins w:id="1678" w:author="Juddy Tatiana Vargas Santofimio" w:date="2026-09-01T17:09:00Z">
              <w:r w:rsidRPr="00D71F43">
                <w:rPr>
                  <w:bCs/>
                  <w:rPrChange w:id="1679" w:author="Juddy Tatiana Vargas Santofimio" w:date="2026-09-13T15:05:00Z">
                    <w:rPr>
                      <w:b w:val="0"/>
                      <w:bCs/>
                    </w:rPr>
                  </w:rPrChange>
                </w:rPr>
                <w:t>Disparador</w:t>
              </w:r>
            </w:ins>
          </w:p>
        </w:tc>
        <w:tc>
          <w:tcPr>
            <w:tcW w:w="7122" w:type="dxa"/>
            <w:tcPrChange w:id="1680"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010000" w:firstRow="0" w:lastRow="0" w:firstColumn="0" w:lastColumn="0" w:oddVBand="0" w:evenVBand="0" w:oddHBand="0" w:evenHBand="1" w:firstRowFirstColumn="0" w:firstRowLastColumn="0" w:lastRowFirstColumn="0" w:lastRowLastColumn="0"/>
              <w:rPr>
                <w:ins w:id="1681" w:author="Juddy Tatiana Vargas Santofimio" w:date="2026-09-01T17:09:00Z"/>
              </w:rPr>
            </w:pPr>
            <w:ins w:id="1682" w:author="Juddy Tatiana Vargas Santofimio" w:date="2026-09-01T17:09:00Z">
              <w:r>
                <w:t>El administrador recibe una solicitud de cambio del entrenador (fuera del sistema) o detecta un error en la planilla.</w:t>
              </w:r>
            </w:ins>
          </w:p>
        </w:tc>
      </w:tr>
    </w:tbl>
    <w:p w:rsidR="007F15B9" w:rsidRDefault="007F15B9" w:rsidP="007F15B9">
      <w:pPr>
        <w:spacing w:before="140" w:after="60"/>
        <w:rPr>
          <w:ins w:id="1683" w:author="Juddy Tatiana Vargas Santofimio" w:date="2026-09-01T17:09:00Z"/>
        </w:rPr>
      </w:pPr>
      <w:ins w:id="1684" w:author="Juddy Tatiana Vargas Santofimio" w:date="2026-09-01T17:09:00Z">
        <w:r>
          <w:rPr>
            <w:b/>
            <w:bCs/>
          </w:rPr>
          <w:t>Flujo principal</w:t>
        </w:r>
      </w:ins>
    </w:p>
    <w:p w:rsidR="007F15B9" w:rsidRDefault="007F15B9">
      <w:pPr>
        <w:pStyle w:val="Prrafodelista"/>
        <w:numPr>
          <w:ilvl w:val="0"/>
          <w:numId w:val="59"/>
        </w:numPr>
        <w:spacing w:after="60"/>
        <w:rPr>
          <w:ins w:id="1685" w:author="Juddy Tatiana Vargas Santofimio" w:date="2026-09-01T17:09:00Z"/>
        </w:rPr>
        <w:pPrChange w:id="1686" w:author="Juddy Tatiana Vargas Santofimio" w:date="2026-09-01T17:10:00Z">
          <w:pPr>
            <w:spacing w:after="60"/>
            <w:ind w:left="260" w:hanging="260"/>
          </w:pPr>
        </w:pPrChange>
      </w:pPr>
      <w:ins w:id="1687" w:author="Juddy Tatiana Vargas Santofimio" w:date="2026-09-01T17:09:00Z">
        <w:r>
          <w:t>El administrador abre el detalle del equipo.</w:t>
        </w:r>
      </w:ins>
    </w:p>
    <w:p w:rsidR="007F15B9" w:rsidRDefault="007F15B9">
      <w:pPr>
        <w:pStyle w:val="Prrafodelista"/>
        <w:numPr>
          <w:ilvl w:val="0"/>
          <w:numId w:val="59"/>
        </w:numPr>
        <w:spacing w:after="60"/>
        <w:rPr>
          <w:ins w:id="1688" w:author="Juddy Tatiana Vargas Santofimio" w:date="2026-09-01T17:09:00Z"/>
        </w:rPr>
        <w:pPrChange w:id="1689" w:author="Juddy Tatiana Vargas Santofimio" w:date="2026-09-01T17:10:00Z">
          <w:pPr>
            <w:spacing w:after="60"/>
            <w:ind w:left="260" w:hanging="260"/>
          </w:pPr>
        </w:pPrChange>
      </w:pPr>
      <w:ins w:id="1690" w:author="Juddy Tatiana Vargas Santofimio" w:date="2026-09-01T17:09:00Z">
        <w:r>
          <w:t>Agrega, retira o corrige un jugador (número, nombre, posición).</w:t>
        </w:r>
      </w:ins>
    </w:p>
    <w:p w:rsidR="007F15B9" w:rsidRDefault="007F15B9">
      <w:pPr>
        <w:pStyle w:val="Prrafodelista"/>
        <w:numPr>
          <w:ilvl w:val="0"/>
          <w:numId w:val="59"/>
        </w:numPr>
        <w:spacing w:after="60"/>
        <w:rPr>
          <w:ins w:id="1691" w:author="Juddy Tatiana Vargas Santofimio" w:date="2026-09-01T17:09:00Z"/>
        </w:rPr>
        <w:pPrChange w:id="1692" w:author="Juddy Tatiana Vargas Santofimio" w:date="2026-09-01T17:10:00Z">
          <w:pPr>
            <w:spacing w:after="60"/>
            <w:ind w:left="260" w:hanging="260"/>
          </w:pPr>
        </w:pPrChange>
      </w:pPr>
      <w:ins w:id="1693" w:author="Juddy Tatiana Vargas Santofimio" w:date="2026-09-01T17:09:00Z">
        <w:r>
          <w:t>Guarda los cambios.</w:t>
        </w:r>
      </w:ins>
    </w:p>
    <w:p w:rsidR="007F15B9" w:rsidRDefault="007F15B9">
      <w:pPr>
        <w:pStyle w:val="Prrafodelista"/>
        <w:numPr>
          <w:ilvl w:val="0"/>
          <w:numId w:val="59"/>
        </w:numPr>
        <w:spacing w:after="60"/>
        <w:rPr>
          <w:ins w:id="1694" w:author="Juddy Tatiana Vargas Santofimio" w:date="2026-09-01T17:09:00Z"/>
        </w:rPr>
        <w:pPrChange w:id="1695" w:author="Juddy Tatiana Vargas Santofimio" w:date="2026-09-01T17:10:00Z">
          <w:pPr>
            <w:spacing w:after="60"/>
            <w:ind w:left="260" w:hanging="260"/>
          </w:pPr>
        </w:pPrChange>
      </w:pPr>
      <w:ins w:id="1696" w:author="Juddy Tatiana Vargas Santofimio" w:date="2026-09-01T17:09:00Z">
        <w:r>
          <w:t>El sistema actualiza la planilla y las estadísticas asociadas.</w:t>
        </w:r>
      </w:ins>
    </w:p>
    <w:p w:rsidR="007F15B9" w:rsidRDefault="007F15B9" w:rsidP="007F15B9">
      <w:pPr>
        <w:spacing w:before="140" w:after="60"/>
        <w:rPr>
          <w:ins w:id="1697" w:author="Juddy Tatiana Vargas Santofimio" w:date="2026-09-01T17:09:00Z"/>
        </w:rPr>
      </w:pPr>
      <w:ins w:id="1698" w:author="Juddy Tatiana Vargas Santofimio" w:date="2026-09-01T17:09:00Z">
        <w:r>
          <w:rPr>
            <w:b/>
            <w:bCs/>
          </w:rPr>
          <w:t>Flujos alternativos / excepciones</w:t>
        </w:r>
      </w:ins>
    </w:p>
    <w:p w:rsidR="007F15B9" w:rsidRDefault="007F15B9">
      <w:pPr>
        <w:pStyle w:val="Prrafodelista"/>
        <w:numPr>
          <w:ilvl w:val="0"/>
          <w:numId w:val="60"/>
        </w:numPr>
        <w:spacing w:after="60" w:line="240" w:lineRule="auto"/>
        <w:contextualSpacing w:val="0"/>
        <w:rPr>
          <w:ins w:id="1699" w:author="Juddy Tatiana Vargas Santofimio" w:date="2026-09-01T17:09:00Z"/>
        </w:rPr>
        <w:pPrChange w:id="1700" w:author="Juddy Tatiana Vargas Santofimio" w:date="2026-09-01T17:10:00Z">
          <w:pPr>
            <w:pStyle w:val="Prrafodelista"/>
            <w:numPr>
              <w:numId w:val="49"/>
            </w:numPr>
            <w:spacing w:after="60" w:line="240" w:lineRule="auto"/>
            <w:ind w:left="260" w:hanging="260"/>
            <w:contextualSpacing w:val="0"/>
          </w:pPr>
        </w:pPrChange>
      </w:pPr>
      <w:ins w:id="1701" w:author="Juddy Tatiana Vargas Santofimio" w:date="2026-09-01T17:09:00Z">
        <w:r>
          <w:t>1a. El entrenador intenta acceder a la edición de la planilla → el sistema lo bloquea y muestra la planilla en modo de solo lectura, indicando que los cambios deben solicitarse al administrador.</w:t>
        </w:r>
      </w:ins>
    </w:p>
    <w:p w:rsidR="007F15B9" w:rsidRDefault="007F15B9" w:rsidP="007F15B9">
      <w:pPr>
        <w:spacing w:before="140" w:after="60"/>
        <w:rPr>
          <w:ins w:id="1702" w:author="Juddy Tatiana Vargas Santofimio" w:date="2026-09-01T17:09:00Z"/>
        </w:rPr>
      </w:pPr>
      <w:proofErr w:type="spellStart"/>
      <w:ins w:id="1703" w:author="Juddy Tatiana Vargas Santofimio" w:date="2026-09-01T17:09:00Z">
        <w:r>
          <w:rPr>
            <w:b/>
            <w:bCs/>
          </w:rPr>
          <w:t>Postcondición</w:t>
        </w:r>
        <w:proofErr w:type="spellEnd"/>
      </w:ins>
    </w:p>
    <w:p w:rsidR="007F15B9" w:rsidRDefault="007F15B9">
      <w:pPr>
        <w:spacing w:after="140"/>
        <w:rPr>
          <w:ins w:id="1704" w:author="Juddy Tatiana Vargas Santofimio" w:date="2026-09-01T17:10:00Z"/>
        </w:rPr>
        <w:pPrChange w:id="1705" w:author="Juddy Tatiana Vargas Santofimio" w:date="2026-09-01T17:08:00Z">
          <w:pPr>
            <w:spacing w:after="0" w:line="240" w:lineRule="auto"/>
          </w:pPr>
        </w:pPrChange>
      </w:pPr>
      <w:ins w:id="1706" w:author="Juddy Tatiana Vargas Santofimio" w:date="2026-09-01T17:09:00Z">
        <w:r>
          <w:t>La planilla queda actualizada; los cambios no afectan estadísticas ya registradas en partidos jugados previamente por el jugador afectado.</w:t>
        </w:r>
      </w:ins>
    </w:p>
    <w:p w:rsidR="007F15B9" w:rsidRDefault="007F15B9">
      <w:pPr>
        <w:pStyle w:val="Ttulo3"/>
        <w:numPr>
          <w:ilvl w:val="0"/>
          <w:numId w:val="53"/>
        </w:numPr>
        <w:rPr>
          <w:ins w:id="1707" w:author="Juddy Tatiana Vargas Santofimio" w:date="2026-09-01T17:10:00Z"/>
        </w:rPr>
        <w:pPrChange w:id="1708" w:author="Juddy Tatiana Vargas Santofimio" w:date="2026-09-01T17:11:00Z">
          <w:pPr>
            <w:pStyle w:val="Ttulo2"/>
            <w:spacing w:before="340" w:after="100"/>
          </w:pPr>
        </w:pPrChange>
      </w:pPr>
      <w:ins w:id="1709" w:author="Juddy Tatiana Vargas Santofimio" w:date="2026-09-01T17:10:00Z">
        <w:r>
          <w:t>Programar partido y asignar oficiales</w:t>
        </w:r>
      </w:ins>
    </w:p>
    <w:tbl>
      <w:tblPr>
        <w:tblStyle w:val="Estilo1"/>
        <w:tblW w:w="8823" w:type="dxa"/>
        <w:tblLook w:val="0480" w:firstRow="0" w:lastRow="0" w:firstColumn="1" w:lastColumn="0" w:noHBand="0" w:noVBand="1"/>
        <w:tblPrChange w:id="1710" w:author="Juddy Tatiana Vargas Santofimio" w:date="2026-09-13T15:22: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701"/>
        <w:gridCol w:w="7122"/>
        <w:tblGridChange w:id="1711">
          <w:tblGrid>
            <w:gridCol w:w="2300"/>
            <w:gridCol w:w="6660"/>
          </w:tblGrid>
        </w:tblGridChange>
      </w:tblGrid>
      <w:tr w:rsidR="007F15B9" w:rsidTr="00E03AE5">
        <w:trPr>
          <w:cnfStyle w:val="000000100000" w:firstRow="0" w:lastRow="0" w:firstColumn="0" w:lastColumn="0" w:oddVBand="0" w:evenVBand="0" w:oddHBand="1" w:evenHBand="0" w:firstRowFirstColumn="0" w:firstRowLastColumn="0" w:lastRowFirstColumn="0" w:lastRowLastColumn="0"/>
          <w:ins w:id="1712" w:author="Juddy Tatiana Vargas Santofimio" w:date="2026-09-01T17:10:00Z"/>
        </w:trPr>
        <w:tc>
          <w:tcPr>
            <w:cnfStyle w:val="001000000000" w:firstRow="0" w:lastRow="0" w:firstColumn="1" w:lastColumn="0" w:oddVBand="0" w:evenVBand="0" w:oddHBand="0" w:evenHBand="0" w:firstRowFirstColumn="0" w:firstRowLastColumn="0" w:lastRowFirstColumn="0" w:lastRowLastColumn="0"/>
            <w:tcW w:w="1701" w:type="dxa"/>
            <w:tcPrChange w:id="1713" w:author="Juddy Tatiana Vargas Santofimio" w:date="2026-09-13T15:22:00Z">
              <w:tcPr>
                <w:tcW w:w="2300" w:type="dxa"/>
                <w:shd w:val="clear" w:color="auto" w:fill="E7F3EA"/>
                <w:tcMar>
                  <w:top w:w="80" w:type="dxa"/>
                  <w:left w:w="100" w:type="dxa"/>
                  <w:bottom w:w="80" w:type="dxa"/>
                  <w:right w:w="100" w:type="dxa"/>
                </w:tcMar>
              </w:tcPr>
            </w:tcPrChange>
          </w:tcPr>
          <w:p w:rsidR="007F15B9" w:rsidRPr="00D71F43" w:rsidRDefault="007F15B9" w:rsidP="00F27A2C">
            <w:pPr>
              <w:cnfStyle w:val="001000100000" w:firstRow="0" w:lastRow="0" w:firstColumn="1" w:lastColumn="0" w:oddVBand="0" w:evenVBand="0" w:oddHBand="1" w:evenHBand="0" w:firstRowFirstColumn="0" w:firstRowLastColumn="0" w:lastRowFirstColumn="0" w:lastRowLastColumn="0"/>
              <w:rPr>
                <w:ins w:id="1714" w:author="Juddy Tatiana Vargas Santofimio" w:date="2026-09-01T17:10:00Z"/>
                <w:rPrChange w:id="1715" w:author="Juddy Tatiana Vargas Santofimio" w:date="2026-09-13T15:05:00Z">
                  <w:rPr>
                    <w:ins w:id="1716" w:author="Juddy Tatiana Vargas Santofimio" w:date="2026-09-01T17:10:00Z"/>
                  </w:rPr>
                </w:rPrChange>
              </w:rPr>
            </w:pPr>
            <w:ins w:id="1717" w:author="Juddy Tatiana Vargas Santofimio" w:date="2026-09-01T17:10:00Z">
              <w:r w:rsidRPr="00D71F43">
                <w:rPr>
                  <w:bCs/>
                  <w:rPrChange w:id="1718" w:author="Juddy Tatiana Vargas Santofimio" w:date="2026-09-13T15:05:00Z">
                    <w:rPr>
                      <w:b w:val="0"/>
                      <w:bCs/>
                    </w:rPr>
                  </w:rPrChange>
                </w:rPr>
                <w:t>Actor principal</w:t>
              </w:r>
            </w:ins>
          </w:p>
        </w:tc>
        <w:tc>
          <w:tcPr>
            <w:tcW w:w="7122" w:type="dxa"/>
            <w:tcPrChange w:id="1719"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100000" w:firstRow="0" w:lastRow="0" w:firstColumn="0" w:lastColumn="0" w:oddVBand="0" w:evenVBand="0" w:oddHBand="1" w:evenHBand="0" w:firstRowFirstColumn="0" w:firstRowLastColumn="0" w:lastRowFirstColumn="0" w:lastRowLastColumn="0"/>
              <w:rPr>
                <w:ins w:id="1720" w:author="Juddy Tatiana Vargas Santofimio" w:date="2026-09-01T17:10:00Z"/>
              </w:rPr>
            </w:pPr>
            <w:ins w:id="1721" w:author="Juddy Tatiana Vargas Santofimio" w:date="2026-09-01T17:10:00Z">
              <w:r>
                <w:t>Administrador de liga</w:t>
              </w:r>
            </w:ins>
          </w:p>
        </w:tc>
      </w:tr>
      <w:tr w:rsidR="007F15B9" w:rsidTr="00E03AE5">
        <w:trPr>
          <w:cnfStyle w:val="000000010000" w:firstRow="0" w:lastRow="0" w:firstColumn="0" w:lastColumn="0" w:oddVBand="0" w:evenVBand="0" w:oddHBand="0" w:evenHBand="1" w:firstRowFirstColumn="0" w:firstRowLastColumn="0" w:lastRowFirstColumn="0" w:lastRowLastColumn="0"/>
          <w:ins w:id="1722" w:author="Juddy Tatiana Vargas Santofimio" w:date="2026-09-01T17:10:00Z"/>
        </w:trPr>
        <w:tc>
          <w:tcPr>
            <w:cnfStyle w:val="001000000000" w:firstRow="0" w:lastRow="0" w:firstColumn="1" w:lastColumn="0" w:oddVBand="0" w:evenVBand="0" w:oddHBand="0" w:evenHBand="0" w:firstRowFirstColumn="0" w:firstRowLastColumn="0" w:lastRowFirstColumn="0" w:lastRowLastColumn="0"/>
            <w:tcW w:w="1701" w:type="dxa"/>
            <w:tcPrChange w:id="1723" w:author="Juddy Tatiana Vargas Santofimio" w:date="2026-09-13T15:22:00Z">
              <w:tcPr>
                <w:tcW w:w="2300" w:type="dxa"/>
                <w:shd w:val="clear" w:color="auto" w:fill="E7F3EA"/>
                <w:tcMar>
                  <w:top w:w="80" w:type="dxa"/>
                  <w:left w:w="100" w:type="dxa"/>
                  <w:bottom w:w="80" w:type="dxa"/>
                  <w:right w:w="100" w:type="dxa"/>
                </w:tcMar>
              </w:tcPr>
            </w:tcPrChange>
          </w:tcPr>
          <w:p w:rsidR="007F15B9" w:rsidRPr="00D71F43" w:rsidRDefault="007F15B9" w:rsidP="00F27A2C">
            <w:pPr>
              <w:cnfStyle w:val="001000010000" w:firstRow="0" w:lastRow="0" w:firstColumn="1" w:lastColumn="0" w:oddVBand="0" w:evenVBand="0" w:oddHBand="0" w:evenHBand="1" w:firstRowFirstColumn="0" w:firstRowLastColumn="0" w:lastRowFirstColumn="0" w:lastRowLastColumn="0"/>
              <w:rPr>
                <w:ins w:id="1724" w:author="Juddy Tatiana Vargas Santofimio" w:date="2026-09-01T17:10:00Z"/>
                <w:rPrChange w:id="1725" w:author="Juddy Tatiana Vargas Santofimio" w:date="2026-09-13T15:05:00Z">
                  <w:rPr>
                    <w:ins w:id="1726" w:author="Juddy Tatiana Vargas Santofimio" w:date="2026-09-01T17:10:00Z"/>
                  </w:rPr>
                </w:rPrChange>
              </w:rPr>
            </w:pPr>
            <w:ins w:id="1727" w:author="Juddy Tatiana Vargas Santofimio" w:date="2026-09-01T17:10:00Z">
              <w:r w:rsidRPr="00D71F43">
                <w:rPr>
                  <w:bCs/>
                  <w:rPrChange w:id="1728" w:author="Juddy Tatiana Vargas Santofimio" w:date="2026-09-13T15:05:00Z">
                    <w:rPr>
                      <w:b w:val="0"/>
                      <w:bCs/>
                    </w:rPr>
                  </w:rPrChange>
                </w:rPr>
                <w:t>Requerimientos</w:t>
              </w:r>
            </w:ins>
          </w:p>
        </w:tc>
        <w:tc>
          <w:tcPr>
            <w:tcW w:w="7122" w:type="dxa"/>
            <w:tcPrChange w:id="1729"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010000" w:firstRow="0" w:lastRow="0" w:firstColumn="0" w:lastColumn="0" w:oddVBand="0" w:evenVBand="0" w:oddHBand="0" w:evenHBand="1" w:firstRowFirstColumn="0" w:firstRowLastColumn="0" w:lastRowFirstColumn="0" w:lastRowLastColumn="0"/>
              <w:rPr>
                <w:ins w:id="1730" w:author="Juddy Tatiana Vargas Santofimio" w:date="2026-09-01T17:10:00Z"/>
              </w:rPr>
            </w:pPr>
            <w:ins w:id="1731" w:author="Juddy Tatiana Vargas Santofimio" w:date="2026-09-01T17:10:00Z">
              <w:r>
                <w:t>RF-10, RF-11, RF-12, RN-01, RN-02</w:t>
              </w:r>
            </w:ins>
          </w:p>
        </w:tc>
      </w:tr>
      <w:tr w:rsidR="007F15B9" w:rsidTr="00E03AE5">
        <w:trPr>
          <w:cnfStyle w:val="000000100000" w:firstRow="0" w:lastRow="0" w:firstColumn="0" w:lastColumn="0" w:oddVBand="0" w:evenVBand="0" w:oddHBand="1" w:evenHBand="0" w:firstRowFirstColumn="0" w:firstRowLastColumn="0" w:lastRowFirstColumn="0" w:lastRowLastColumn="0"/>
          <w:ins w:id="1732" w:author="Juddy Tatiana Vargas Santofimio" w:date="2026-09-01T17:10:00Z"/>
        </w:trPr>
        <w:tc>
          <w:tcPr>
            <w:cnfStyle w:val="001000000000" w:firstRow="0" w:lastRow="0" w:firstColumn="1" w:lastColumn="0" w:oddVBand="0" w:evenVBand="0" w:oddHBand="0" w:evenHBand="0" w:firstRowFirstColumn="0" w:firstRowLastColumn="0" w:lastRowFirstColumn="0" w:lastRowLastColumn="0"/>
            <w:tcW w:w="1701" w:type="dxa"/>
            <w:tcPrChange w:id="1733" w:author="Juddy Tatiana Vargas Santofimio" w:date="2026-09-13T15:22:00Z">
              <w:tcPr>
                <w:tcW w:w="2300" w:type="dxa"/>
                <w:shd w:val="clear" w:color="auto" w:fill="E7F3EA"/>
                <w:tcMar>
                  <w:top w:w="80" w:type="dxa"/>
                  <w:left w:w="100" w:type="dxa"/>
                  <w:bottom w:w="80" w:type="dxa"/>
                  <w:right w:w="100" w:type="dxa"/>
                </w:tcMar>
              </w:tcPr>
            </w:tcPrChange>
          </w:tcPr>
          <w:p w:rsidR="007F15B9" w:rsidRPr="00D71F43" w:rsidRDefault="007F15B9" w:rsidP="00F27A2C">
            <w:pPr>
              <w:cnfStyle w:val="001000100000" w:firstRow="0" w:lastRow="0" w:firstColumn="1" w:lastColumn="0" w:oddVBand="0" w:evenVBand="0" w:oddHBand="1" w:evenHBand="0" w:firstRowFirstColumn="0" w:firstRowLastColumn="0" w:lastRowFirstColumn="0" w:lastRowLastColumn="0"/>
              <w:rPr>
                <w:ins w:id="1734" w:author="Juddy Tatiana Vargas Santofimio" w:date="2026-09-01T17:10:00Z"/>
                <w:rPrChange w:id="1735" w:author="Juddy Tatiana Vargas Santofimio" w:date="2026-09-13T15:05:00Z">
                  <w:rPr>
                    <w:ins w:id="1736" w:author="Juddy Tatiana Vargas Santofimio" w:date="2026-09-01T17:10:00Z"/>
                  </w:rPr>
                </w:rPrChange>
              </w:rPr>
            </w:pPr>
            <w:ins w:id="1737" w:author="Juddy Tatiana Vargas Santofimio" w:date="2026-09-01T17:10:00Z">
              <w:r w:rsidRPr="00D71F43">
                <w:rPr>
                  <w:bCs/>
                  <w:rPrChange w:id="1738" w:author="Juddy Tatiana Vargas Santofimio" w:date="2026-09-13T15:05:00Z">
                    <w:rPr>
                      <w:b w:val="0"/>
                      <w:bCs/>
                    </w:rPr>
                  </w:rPrChange>
                </w:rPr>
                <w:t>Precondición</w:t>
              </w:r>
            </w:ins>
          </w:p>
        </w:tc>
        <w:tc>
          <w:tcPr>
            <w:tcW w:w="7122" w:type="dxa"/>
            <w:tcPrChange w:id="1739"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100000" w:firstRow="0" w:lastRow="0" w:firstColumn="0" w:lastColumn="0" w:oddVBand="0" w:evenVBand="0" w:oddHBand="1" w:evenHBand="0" w:firstRowFirstColumn="0" w:firstRowLastColumn="0" w:lastRowFirstColumn="0" w:lastRowLastColumn="0"/>
              <w:rPr>
                <w:ins w:id="1740" w:author="Juddy Tatiana Vargas Santofimio" w:date="2026-09-01T17:10:00Z"/>
              </w:rPr>
            </w:pPr>
            <w:ins w:id="1741" w:author="Juddy Tatiana Vargas Santofimio" w:date="2026-09-01T17:10:00Z">
              <w:r>
                <w:t>Existen al menos dos equipos aprobados en la misma categoría del torneo.</w:t>
              </w:r>
            </w:ins>
          </w:p>
        </w:tc>
      </w:tr>
      <w:tr w:rsidR="007F15B9" w:rsidTr="00E03AE5">
        <w:trPr>
          <w:cnfStyle w:val="000000010000" w:firstRow="0" w:lastRow="0" w:firstColumn="0" w:lastColumn="0" w:oddVBand="0" w:evenVBand="0" w:oddHBand="0" w:evenHBand="1" w:firstRowFirstColumn="0" w:firstRowLastColumn="0" w:lastRowFirstColumn="0" w:lastRowLastColumn="0"/>
          <w:ins w:id="1742" w:author="Juddy Tatiana Vargas Santofimio" w:date="2026-09-01T17:10:00Z"/>
        </w:trPr>
        <w:tc>
          <w:tcPr>
            <w:cnfStyle w:val="001000000000" w:firstRow="0" w:lastRow="0" w:firstColumn="1" w:lastColumn="0" w:oddVBand="0" w:evenVBand="0" w:oddHBand="0" w:evenHBand="0" w:firstRowFirstColumn="0" w:firstRowLastColumn="0" w:lastRowFirstColumn="0" w:lastRowLastColumn="0"/>
            <w:tcW w:w="1701" w:type="dxa"/>
            <w:tcPrChange w:id="1743" w:author="Juddy Tatiana Vargas Santofimio" w:date="2026-09-13T15:22:00Z">
              <w:tcPr>
                <w:tcW w:w="2300" w:type="dxa"/>
                <w:shd w:val="clear" w:color="auto" w:fill="E7F3EA"/>
                <w:tcMar>
                  <w:top w:w="80" w:type="dxa"/>
                  <w:left w:w="100" w:type="dxa"/>
                  <w:bottom w:w="80" w:type="dxa"/>
                  <w:right w:w="100" w:type="dxa"/>
                </w:tcMar>
              </w:tcPr>
            </w:tcPrChange>
          </w:tcPr>
          <w:p w:rsidR="007F15B9" w:rsidRPr="00D71F43" w:rsidRDefault="007F15B9" w:rsidP="00F27A2C">
            <w:pPr>
              <w:cnfStyle w:val="001000010000" w:firstRow="0" w:lastRow="0" w:firstColumn="1" w:lastColumn="0" w:oddVBand="0" w:evenVBand="0" w:oddHBand="0" w:evenHBand="1" w:firstRowFirstColumn="0" w:firstRowLastColumn="0" w:lastRowFirstColumn="0" w:lastRowLastColumn="0"/>
              <w:rPr>
                <w:ins w:id="1744" w:author="Juddy Tatiana Vargas Santofimio" w:date="2026-09-01T17:10:00Z"/>
                <w:rPrChange w:id="1745" w:author="Juddy Tatiana Vargas Santofimio" w:date="2026-09-13T15:05:00Z">
                  <w:rPr>
                    <w:ins w:id="1746" w:author="Juddy Tatiana Vargas Santofimio" w:date="2026-09-01T17:10:00Z"/>
                  </w:rPr>
                </w:rPrChange>
              </w:rPr>
            </w:pPr>
            <w:ins w:id="1747" w:author="Juddy Tatiana Vargas Santofimio" w:date="2026-09-01T17:10:00Z">
              <w:r w:rsidRPr="00D71F43">
                <w:rPr>
                  <w:bCs/>
                  <w:rPrChange w:id="1748" w:author="Juddy Tatiana Vargas Santofimio" w:date="2026-09-13T15:05:00Z">
                    <w:rPr>
                      <w:b w:val="0"/>
                      <w:bCs/>
                    </w:rPr>
                  </w:rPrChange>
                </w:rPr>
                <w:t>Disparador</w:t>
              </w:r>
            </w:ins>
          </w:p>
        </w:tc>
        <w:tc>
          <w:tcPr>
            <w:tcW w:w="7122" w:type="dxa"/>
            <w:tcPrChange w:id="1749"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010000" w:firstRow="0" w:lastRow="0" w:firstColumn="0" w:lastColumn="0" w:oddVBand="0" w:evenVBand="0" w:oddHBand="0" w:evenHBand="1" w:firstRowFirstColumn="0" w:firstRowLastColumn="0" w:lastRowFirstColumn="0" w:lastRowLastColumn="0"/>
              <w:rPr>
                <w:ins w:id="1750" w:author="Juddy Tatiana Vargas Santofimio" w:date="2026-09-01T17:10:00Z"/>
              </w:rPr>
            </w:pPr>
            <w:ins w:id="1751" w:author="Juddy Tatiana Vargas Santofimio" w:date="2026-09-01T17:10:00Z">
              <w:r>
                <w:t>El administrador selecciona "</w:t>
              </w:r>
              <w:r>
                <w:rPr>
                  <w:rFonts w:ascii="MS Gothic" w:eastAsia="MS Gothic" w:hAnsi="MS Gothic" w:cs="MS Gothic" w:hint="eastAsia"/>
                </w:rPr>
                <w:t>＋</w:t>
              </w:r>
              <w:r>
                <w:t xml:space="preserve"> Nuevo partido" desde el calendario.</w:t>
              </w:r>
            </w:ins>
          </w:p>
        </w:tc>
      </w:tr>
    </w:tbl>
    <w:p w:rsidR="007F15B9" w:rsidRDefault="007F15B9" w:rsidP="007F15B9">
      <w:pPr>
        <w:spacing w:before="140" w:after="60"/>
        <w:rPr>
          <w:ins w:id="1752" w:author="Juddy Tatiana Vargas Santofimio" w:date="2026-09-01T17:10:00Z"/>
        </w:rPr>
      </w:pPr>
      <w:ins w:id="1753" w:author="Juddy Tatiana Vargas Santofimio" w:date="2026-09-01T17:10:00Z">
        <w:r>
          <w:rPr>
            <w:b/>
            <w:bCs/>
          </w:rPr>
          <w:t>Flujo principal</w:t>
        </w:r>
      </w:ins>
    </w:p>
    <w:p w:rsidR="007F15B9" w:rsidRDefault="007F15B9">
      <w:pPr>
        <w:pStyle w:val="Prrafodelista"/>
        <w:numPr>
          <w:ilvl w:val="0"/>
          <w:numId w:val="61"/>
        </w:numPr>
        <w:spacing w:after="60"/>
        <w:rPr>
          <w:ins w:id="1754" w:author="Juddy Tatiana Vargas Santofimio" w:date="2026-09-01T17:10:00Z"/>
        </w:rPr>
        <w:pPrChange w:id="1755" w:author="Juddy Tatiana Vargas Santofimio" w:date="2026-09-01T17:11:00Z">
          <w:pPr>
            <w:spacing w:after="60"/>
            <w:ind w:left="260" w:hanging="260"/>
          </w:pPr>
        </w:pPrChange>
      </w:pPr>
      <w:ins w:id="1756" w:author="Juddy Tatiana Vargas Santofimio" w:date="2026-09-01T17:10:00Z">
        <w:r>
          <w:t>El administrador selecciona equipo local y equipo visitante.</w:t>
        </w:r>
      </w:ins>
    </w:p>
    <w:p w:rsidR="007F15B9" w:rsidRDefault="007F15B9">
      <w:pPr>
        <w:pStyle w:val="Prrafodelista"/>
        <w:numPr>
          <w:ilvl w:val="0"/>
          <w:numId w:val="61"/>
        </w:numPr>
        <w:spacing w:after="60"/>
        <w:rPr>
          <w:ins w:id="1757" w:author="Juddy Tatiana Vargas Santofimio" w:date="2026-09-01T17:10:00Z"/>
        </w:rPr>
        <w:pPrChange w:id="1758" w:author="Juddy Tatiana Vargas Santofimio" w:date="2026-09-01T17:11:00Z">
          <w:pPr>
            <w:spacing w:after="60"/>
            <w:ind w:left="260" w:hanging="260"/>
          </w:pPr>
        </w:pPrChange>
      </w:pPr>
      <w:ins w:id="1759" w:author="Juddy Tatiana Vargas Santofimio" w:date="2026-09-01T17:10:00Z">
        <w:r>
          <w:t>Ingresa fecha, hora y sede/</w:t>
        </w:r>
      </w:ins>
      <w:ins w:id="1760" w:author="Juddy Tatiana Vargas Santofimio" w:date="2026-09-13T14:35:00Z">
        <w:r w:rsidR="0016594A">
          <w:t>HandPLay</w:t>
        </w:r>
      </w:ins>
      <w:ins w:id="1761" w:author="Juddy Tatiana Vargas Santofimio" w:date="2026-09-01T17:10:00Z">
        <w:r>
          <w:t>.</w:t>
        </w:r>
      </w:ins>
    </w:p>
    <w:p w:rsidR="007F15B9" w:rsidRDefault="007F15B9">
      <w:pPr>
        <w:pStyle w:val="Prrafodelista"/>
        <w:numPr>
          <w:ilvl w:val="0"/>
          <w:numId w:val="61"/>
        </w:numPr>
        <w:spacing w:after="60"/>
        <w:rPr>
          <w:ins w:id="1762" w:author="Juddy Tatiana Vargas Santofimio" w:date="2026-09-01T17:10:00Z"/>
        </w:rPr>
        <w:pPrChange w:id="1763" w:author="Juddy Tatiana Vargas Santofimio" w:date="2026-09-01T17:11:00Z">
          <w:pPr>
            <w:spacing w:after="60"/>
            <w:ind w:left="260" w:hanging="260"/>
          </w:pPr>
        </w:pPrChange>
      </w:pPr>
      <w:ins w:id="1764" w:author="Juddy Tatiana Vargas Santofimio" w:date="2026-09-01T17:10:00Z">
        <w:r>
          <w:t xml:space="preserve">Asigna árbitro de campo 1, árbitro de campo 2, mesa cronometrista y </w:t>
        </w:r>
      </w:ins>
      <w:ins w:id="1765" w:author="Juddy Tatiana Vargas Santofimio" w:date="2026-09-01T17:20:00Z">
        <w:r w:rsidR="002E2C88">
          <w:t>mesa anotadora</w:t>
        </w:r>
      </w:ins>
      <w:ins w:id="1766" w:author="Juddy Tatiana Vargas Santofimio" w:date="2026-09-01T17:10:00Z">
        <w:r>
          <w:t>.</w:t>
        </w:r>
      </w:ins>
    </w:p>
    <w:p w:rsidR="007F15B9" w:rsidRDefault="007F15B9">
      <w:pPr>
        <w:pStyle w:val="Prrafodelista"/>
        <w:numPr>
          <w:ilvl w:val="0"/>
          <w:numId w:val="61"/>
        </w:numPr>
        <w:spacing w:after="60"/>
        <w:rPr>
          <w:ins w:id="1767" w:author="Juddy Tatiana Vargas Santofimio" w:date="2026-09-01T17:10:00Z"/>
        </w:rPr>
        <w:pPrChange w:id="1768" w:author="Juddy Tatiana Vargas Santofimio" w:date="2026-09-01T17:11:00Z">
          <w:pPr>
            <w:spacing w:after="60"/>
            <w:ind w:left="260" w:hanging="260"/>
          </w:pPr>
        </w:pPrChange>
      </w:pPr>
      <w:ins w:id="1769" w:author="Juddy Tatiana Vargas Santofimio" w:date="2026-09-01T17:10:00Z">
        <w:r>
          <w:t>El sistema valida en tiempo real, para cada oficial seleccionado, si la persona es jugador de alguno de los dos equipos del partido (RN-01).</w:t>
        </w:r>
      </w:ins>
    </w:p>
    <w:p w:rsidR="007F15B9" w:rsidRDefault="007F15B9">
      <w:pPr>
        <w:pStyle w:val="Prrafodelista"/>
        <w:numPr>
          <w:ilvl w:val="0"/>
          <w:numId w:val="61"/>
        </w:numPr>
        <w:spacing w:after="60"/>
        <w:rPr>
          <w:ins w:id="1770" w:author="Juddy Tatiana Vargas Santofimio" w:date="2026-09-01T17:10:00Z"/>
        </w:rPr>
        <w:pPrChange w:id="1771" w:author="Juddy Tatiana Vargas Santofimio" w:date="2026-09-01T17:11:00Z">
          <w:pPr>
            <w:spacing w:after="60"/>
            <w:ind w:left="260" w:hanging="260"/>
          </w:pPr>
        </w:pPrChange>
      </w:pPr>
      <w:ins w:id="1772" w:author="Juddy Tatiana Vargas Santofimio" w:date="2026-09-01T17:10:00Z">
        <w:r>
          <w:t>Sin conflictos detectados, el administrador confirma con "Guardar partido".</w:t>
        </w:r>
      </w:ins>
    </w:p>
    <w:p w:rsidR="007F15B9" w:rsidRDefault="007F15B9">
      <w:pPr>
        <w:pStyle w:val="Prrafodelista"/>
        <w:numPr>
          <w:ilvl w:val="0"/>
          <w:numId w:val="61"/>
        </w:numPr>
        <w:spacing w:after="60"/>
        <w:rPr>
          <w:ins w:id="1773" w:author="Juddy Tatiana Vargas Santofimio" w:date="2026-09-01T17:10:00Z"/>
        </w:rPr>
        <w:pPrChange w:id="1774" w:author="Juddy Tatiana Vargas Santofimio" w:date="2026-09-01T17:11:00Z">
          <w:pPr>
            <w:spacing w:after="60"/>
            <w:ind w:left="260" w:hanging="260"/>
          </w:pPr>
        </w:pPrChange>
      </w:pPr>
      <w:ins w:id="1775" w:author="Juddy Tatiana Vargas Santofimio" w:date="2026-09-01T17:10:00Z">
        <w:r>
          <w:t>El sistema crea el partido y lo agrega al calendario de la categoría correspondiente.</w:t>
        </w:r>
      </w:ins>
    </w:p>
    <w:p w:rsidR="007F15B9" w:rsidRDefault="007F15B9" w:rsidP="007F15B9">
      <w:pPr>
        <w:spacing w:before="140" w:after="60"/>
        <w:rPr>
          <w:ins w:id="1776" w:author="Juddy Tatiana Vargas Santofimio" w:date="2026-09-01T17:10:00Z"/>
        </w:rPr>
      </w:pPr>
      <w:ins w:id="1777" w:author="Juddy Tatiana Vargas Santofimio" w:date="2026-09-01T17:10:00Z">
        <w:r>
          <w:rPr>
            <w:b/>
            <w:bCs/>
          </w:rPr>
          <w:t>Flujos alternativos / excepciones</w:t>
        </w:r>
      </w:ins>
    </w:p>
    <w:p w:rsidR="007F15B9" w:rsidRDefault="007F15B9">
      <w:pPr>
        <w:pStyle w:val="Prrafodelista"/>
        <w:numPr>
          <w:ilvl w:val="0"/>
          <w:numId w:val="62"/>
        </w:numPr>
        <w:spacing w:after="60" w:line="240" w:lineRule="auto"/>
        <w:contextualSpacing w:val="0"/>
        <w:rPr>
          <w:ins w:id="1778" w:author="Juddy Tatiana Vargas Santofimio" w:date="2026-09-01T17:10:00Z"/>
        </w:rPr>
        <w:pPrChange w:id="1779" w:author="Juddy Tatiana Vargas Santofimio" w:date="2026-09-01T17:11:00Z">
          <w:pPr>
            <w:pStyle w:val="Prrafodelista"/>
            <w:numPr>
              <w:numId w:val="49"/>
            </w:numPr>
            <w:spacing w:after="60" w:line="240" w:lineRule="auto"/>
            <w:ind w:left="260" w:hanging="260"/>
            <w:contextualSpacing w:val="0"/>
          </w:pPr>
        </w:pPrChange>
      </w:pPr>
      <w:ins w:id="1780" w:author="Juddy Tatiana Vargas Santofimio" w:date="2026-09-01T17:10:00Z">
        <w:r>
          <w:t>4a. Alguno de los cuatro oficiales asignados es jugador de uno de los equipos del partido → el sistema bloquea el guardado, marca el selector en conflicto y no permite continuar hasta que se reemplace al oficial (RN-02, bloqueo duro sin excepción, aplica a los cuatro roles).</w:t>
        </w:r>
      </w:ins>
    </w:p>
    <w:p w:rsidR="007F15B9" w:rsidRDefault="007F15B9">
      <w:pPr>
        <w:pStyle w:val="Prrafodelista"/>
        <w:numPr>
          <w:ilvl w:val="0"/>
          <w:numId w:val="62"/>
        </w:numPr>
        <w:spacing w:after="60" w:line="240" w:lineRule="auto"/>
        <w:contextualSpacing w:val="0"/>
        <w:rPr>
          <w:ins w:id="1781" w:author="Juddy Tatiana Vargas Santofimio" w:date="2026-09-01T17:10:00Z"/>
        </w:rPr>
        <w:pPrChange w:id="1782" w:author="Juddy Tatiana Vargas Santofimio" w:date="2026-09-01T17:11:00Z">
          <w:pPr>
            <w:pStyle w:val="Prrafodelista"/>
            <w:numPr>
              <w:numId w:val="49"/>
            </w:numPr>
            <w:spacing w:after="60" w:line="240" w:lineRule="auto"/>
            <w:ind w:left="260" w:hanging="260"/>
            <w:contextualSpacing w:val="0"/>
          </w:pPr>
        </w:pPrChange>
      </w:pPr>
      <w:ins w:id="1783" w:author="Juddy Tatiana Vargas Santofimio" w:date="2026-09-01T17:10:00Z">
        <w:r>
          <w:lastRenderedPageBreak/>
          <w:t>3a. Se deja sin asignar un árbitro de campo obligatorio → el sistema bloquea el guardado indicando el campo faltante.</w:t>
        </w:r>
      </w:ins>
    </w:p>
    <w:p w:rsidR="007F15B9" w:rsidRDefault="007F15B9" w:rsidP="007F15B9">
      <w:pPr>
        <w:spacing w:before="140" w:after="60"/>
        <w:rPr>
          <w:ins w:id="1784" w:author="Juddy Tatiana Vargas Santofimio" w:date="2026-09-01T17:10:00Z"/>
        </w:rPr>
      </w:pPr>
      <w:proofErr w:type="spellStart"/>
      <w:ins w:id="1785" w:author="Juddy Tatiana Vargas Santofimio" w:date="2026-09-01T17:10:00Z">
        <w:r>
          <w:rPr>
            <w:b/>
            <w:bCs/>
          </w:rPr>
          <w:t>Postcondición</w:t>
        </w:r>
        <w:proofErr w:type="spellEnd"/>
      </w:ins>
    </w:p>
    <w:p w:rsidR="007F15B9" w:rsidRDefault="007F15B9">
      <w:pPr>
        <w:spacing w:after="140"/>
        <w:rPr>
          <w:ins w:id="1786" w:author="Juddy Tatiana Vargas Santofimio" w:date="2026-09-01T17:11:00Z"/>
        </w:rPr>
        <w:pPrChange w:id="1787" w:author="Juddy Tatiana Vargas Santofimio" w:date="2026-09-01T17:08:00Z">
          <w:pPr>
            <w:spacing w:after="0" w:line="240" w:lineRule="auto"/>
          </w:pPr>
        </w:pPrChange>
      </w:pPr>
      <w:ins w:id="1788" w:author="Juddy Tatiana Vargas Santofimio" w:date="2026-09-01T17:10:00Z">
        <w:r>
          <w:t>El partido queda programado y visible en el calendario público, con los oficiales asignados listos para dirigirlo y para que la mesa asignada pueda operarlo el día del encuentro (UC-06).</w:t>
        </w:r>
      </w:ins>
    </w:p>
    <w:p w:rsidR="0063735E" w:rsidRDefault="0063735E">
      <w:pPr>
        <w:pStyle w:val="Ttulo3"/>
        <w:numPr>
          <w:ilvl w:val="0"/>
          <w:numId w:val="53"/>
        </w:numPr>
        <w:rPr>
          <w:ins w:id="1789" w:author="Juddy Tatiana Vargas Santofimio" w:date="2026-09-01T17:12:00Z"/>
        </w:rPr>
        <w:pPrChange w:id="1790" w:author="Juddy Tatiana Vargas Santofimio" w:date="2026-09-01T17:12:00Z">
          <w:pPr>
            <w:pStyle w:val="Ttulo2"/>
            <w:spacing w:before="340" w:after="100"/>
          </w:pPr>
        </w:pPrChange>
      </w:pPr>
      <w:ins w:id="1791" w:author="Juddy Tatiana Vargas Santofimio" w:date="2026-09-01T17:12:00Z">
        <w:r>
          <w:t>Cargar resultado y registrar eventos en vivo</w:t>
        </w:r>
      </w:ins>
    </w:p>
    <w:tbl>
      <w:tblPr>
        <w:tblStyle w:val="Estilo1"/>
        <w:tblW w:w="8844" w:type="dxa"/>
        <w:tblLook w:val="0480" w:firstRow="0" w:lastRow="0" w:firstColumn="1" w:lastColumn="0" w:noHBand="0" w:noVBand="1"/>
        <w:tblPrChange w:id="1792" w:author="Juddy Tatiana Vargas Santofimio" w:date="2026-09-13T15:22: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814"/>
        <w:gridCol w:w="7030"/>
        <w:tblGridChange w:id="1793">
          <w:tblGrid>
            <w:gridCol w:w="2300"/>
            <w:gridCol w:w="6660"/>
          </w:tblGrid>
        </w:tblGridChange>
      </w:tblGrid>
      <w:tr w:rsidR="0063735E" w:rsidTr="00E03AE5">
        <w:trPr>
          <w:cnfStyle w:val="000000100000" w:firstRow="0" w:lastRow="0" w:firstColumn="0" w:lastColumn="0" w:oddVBand="0" w:evenVBand="0" w:oddHBand="1" w:evenHBand="0" w:firstRowFirstColumn="0" w:firstRowLastColumn="0" w:lastRowFirstColumn="0" w:lastRowLastColumn="0"/>
          <w:ins w:id="1794"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814" w:type="dxa"/>
            <w:tcPrChange w:id="1795" w:author="Juddy Tatiana Vargas Santofimio" w:date="2026-09-13T15:22: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100000" w:firstRow="0" w:lastRow="0" w:firstColumn="1" w:lastColumn="0" w:oddVBand="0" w:evenVBand="0" w:oddHBand="1" w:evenHBand="0" w:firstRowFirstColumn="0" w:firstRowLastColumn="0" w:lastRowFirstColumn="0" w:lastRowLastColumn="0"/>
              <w:rPr>
                <w:ins w:id="1796" w:author="Juddy Tatiana Vargas Santofimio" w:date="2026-09-01T17:12:00Z"/>
                <w:rPrChange w:id="1797" w:author="Juddy Tatiana Vargas Santofimio" w:date="2026-09-13T15:05:00Z">
                  <w:rPr>
                    <w:ins w:id="1798" w:author="Juddy Tatiana Vargas Santofimio" w:date="2026-09-01T17:12:00Z"/>
                  </w:rPr>
                </w:rPrChange>
              </w:rPr>
            </w:pPr>
            <w:ins w:id="1799" w:author="Juddy Tatiana Vargas Santofimio" w:date="2026-09-01T17:12:00Z">
              <w:r w:rsidRPr="00D71F43">
                <w:rPr>
                  <w:bCs/>
                  <w:rPrChange w:id="1800" w:author="Juddy Tatiana Vargas Santofimio" w:date="2026-09-13T15:05:00Z">
                    <w:rPr>
                      <w:b w:val="0"/>
                      <w:bCs/>
                    </w:rPr>
                  </w:rPrChange>
                </w:rPr>
                <w:t>Actor principal</w:t>
              </w:r>
            </w:ins>
          </w:p>
        </w:tc>
        <w:tc>
          <w:tcPr>
            <w:tcW w:w="7030" w:type="dxa"/>
            <w:tcPrChange w:id="1801" w:author="Juddy Tatiana Vargas Santofimio" w:date="2026-09-13T15:22:00Z">
              <w:tcPr>
                <w:tcW w:w="6660" w:type="dxa"/>
                <w:tcMar>
                  <w:top w:w="80" w:type="dxa"/>
                  <w:left w:w="100" w:type="dxa"/>
                  <w:bottom w:w="80" w:type="dxa"/>
                  <w:right w:w="100" w:type="dxa"/>
                </w:tcMar>
              </w:tcPr>
            </w:tcPrChange>
          </w:tcPr>
          <w:p w:rsidR="0063735E" w:rsidRDefault="0063735E" w:rsidP="00F27A2C">
            <w:pPr>
              <w:cnfStyle w:val="000000100000" w:firstRow="0" w:lastRow="0" w:firstColumn="0" w:lastColumn="0" w:oddVBand="0" w:evenVBand="0" w:oddHBand="1" w:evenHBand="0" w:firstRowFirstColumn="0" w:firstRowLastColumn="0" w:lastRowFirstColumn="0" w:lastRowLastColumn="0"/>
              <w:rPr>
                <w:ins w:id="1802" w:author="Juddy Tatiana Vargas Santofimio" w:date="2026-09-01T17:12:00Z"/>
              </w:rPr>
            </w:pPr>
            <w:ins w:id="1803" w:author="Juddy Tatiana Vargas Santofimio" w:date="2026-09-01T17:12:00Z">
              <w:r>
                <w:t>Árbitro de mesa asignado (cronometrista o anotador)</w:t>
              </w:r>
            </w:ins>
          </w:p>
        </w:tc>
      </w:tr>
      <w:tr w:rsidR="0063735E" w:rsidTr="00E03AE5">
        <w:trPr>
          <w:cnfStyle w:val="000000010000" w:firstRow="0" w:lastRow="0" w:firstColumn="0" w:lastColumn="0" w:oddVBand="0" w:evenVBand="0" w:oddHBand="0" w:evenHBand="1" w:firstRowFirstColumn="0" w:firstRowLastColumn="0" w:lastRowFirstColumn="0" w:lastRowLastColumn="0"/>
          <w:ins w:id="1804"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814" w:type="dxa"/>
            <w:tcPrChange w:id="1805" w:author="Juddy Tatiana Vargas Santofimio" w:date="2026-09-13T15:22: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010000" w:firstRow="0" w:lastRow="0" w:firstColumn="1" w:lastColumn="0" w:oddVBand="0" w:evenVBand="0" w:oddHBand="0" w:evenHBand="1" w:firstRowFirstColumn="0" w:firstRowLastColumn="0" w:lastRowFirstColumn="0" w:lastRowLastColumn="0"/>
              <w:rPr>
                <w:ins w:id="1806" w:author="Juddy Tatiana Vargas Santofimio" w:date="2026-09-01T17:12:00Z"/>
                <w:rPrChange w:id="1807" w:author="Juddy Tatiana Vargas Santofimio" w:date="2026-09-13T15:05:00Z">
                  <w:rPr>
                    <w:ins w:id="1808" w:author="Juddy Tatiana Vargas Santofimio" w:date="2026-09-01T17:12:00Z"/>
                  </w:rPr>
                </w:rPrChange>
              </w:rPr>
            </w:pPr>
            <w:ins w:id="1809" w:author="Juddy Tatiana Vargas Santofimio" w:date="2026-09-01T17:12:00Z">
              <w:r w:rsidRPr="00D71F43">
                <w:rPr>
                  <w:bCs/>
                  <w:rPrChange w:id="1810" w:author="Juddy Tatiana Vargas Santofimio" w:date="2026-09-13T15:05:00Z">
                    <w:rPr>
                      <w:b w:val="0"/>
                      <w:bCs/>
                    </w:rPr>
                  </w:rPrChange>
                </w:rPr>
                <w:t>Actor secundario</w:t>
              </w:r>
            </w:ins>
          </w:p>
        </w:tc>
        <w:tc>
          <w:tcPr>
            <w:tcW w:w="7030" w:type="dxa"/>
            <w:tcPrChange w:id="1811" w:author="Juddy Tatiana Vargas Santofimio" w:date="2026-09-13T15:22:00Z">
              <w:tcPr>
                <w:tcW w:w="6660" w:type="dxa"/>
                <w:tcMar>
                  <w:top w:w="80" w:type="dxa"/>
                  <w:left w:w="100" w:type="dxa"/>
                  <w:bottom w:w="80" w:type="dxa"/>
                  <w:right w:w="100" w:type="dxa"/>
                </w:tcMar>
              </w:tcPr>
            </w:tcPrChange>
          </w:tcPr>
          <w:p w:rsidR="0063735E" w:rsidRDefault="0063735E" w:rsidP="00F27A2C">
            <w:pPr>
              <w:cnfStyle w:val="000000010000" w:firstRow="0" w:lastRow="0" w:firstColumn="0" w:lastColumn="0" w:oddVBand="0" w:evenVBand="0" w:oddHBand="0" w:evenHBand="1" w:firstRowFirstColumn="0" w:firstRowLastColumn="0" w:lastRowFirstColumn="0" w:lastRowLastColumn="0"/>
              <w:rPr>
                <w:ins w:id="1812" w:author="Juddy Tatiana Vargas Santofimio" w:date="2026-09-01T17:12:00Z"/>
              </w:rPr>
            </w:pPr>
            <w:ins w:id="1813" w:author="Juddy Tatiana Vargas Santofimio" w:date="2026-09-01T17:12:00Z">
              <w:r>
                <w:t>Administrador de liga (respaldo, acceso total)</w:t>
              </w:r>
            </w:ins>
          </w:p>
        </w:tc>
      </w:tr>
      <w:tr w:rsidR="0063735E" w:rsidTr="00E03AE5">
        <w:trPr>
          <w:cnfStyle w:val="000000100000" w:firstRow="0" w:lastRow="0" w:firstColumn="0" w:lastColumn="0" w:oddVBand="0" w:evenVBand="0" w:oddHBand="1" w:evenHBand="0" w:firstRowFirstColumn="0" w:firstRowLastColumn="0" w:lastRowFirstColumn="0" w:lastRowLastColumn="0"/>
          <w:ins w:id="1814"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814" w:type="dxa"/>
            <w:tcPrChange w:id="1815" w:author="Juddy Tatiana Vargas Santofimio" w:date="2026-09-13T15:22: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100000" w:firstRow="0" w:lastRow="0" w:firstColumn="1" w:lastColumn="0" w:oddVBand="0" w:evenVBand="0" w:oddHBand="1" w:evenHBand="0" w:firstRowFirstColumn="0" w:firstRowLastColumn="0" w:lastRowFirstColumn="0" w:lastRowLastColumn="0"/>
              <w:rPr>
                <w:ins w:id="1816" w:author="Juddy Tatiana Vargas Santofimio" w:date="2026-09-01T17:12:00Z"/>
                <w:rPrChange w:id="1817" w:author="Juddy Tatiana Vargas Santofimio" w:date="2026-09-13T15:05:00Z">
                  <w:rPr>
                    <w:ins w:id="1818" w:author="Juddy Tatiana Vargas Santofimio" w:date="2026-09-01T17:12:00Z"/>
                  </w:rPr>
                </w:rPrChange>
              </w:rPr>
            </w:pPr>
            <w:ins w:id="1819" w:author="Juddy Tatiana Vargas Santofimio" w:date="2026-09-01T17:12:00Z">
              <w:r w:rsidRPr="00D71F43">
                <w:rPr>
                  <w:bCs/>
                  <w:rPrChange w:id="1820" w:author="Juddy Tatiana Vargas Santofimio" w:date="2026-09-13T15:05:00Z">
                    <w:rPr>
                      <w:b w:val="0"/>
                      <w:bCs/>
                    </w:rPr>
                  </w:rPrChange>
                </w:rPr>
                <w:t>Requerimientos</w:t>
              </w:r>
            </w:ins>
          </w:p>
        </w:tc>
        <w:tc>
          <w:tcPr>
            <w:tcW w:w="7030" w:type="dxa"/>
            <w:tcPrChange w:id="1821" w:author="Juddy Tatiana Vargas Santofimio" w:date="2026-09-13T15:22:00Z">
              <w:tcPr>
                <w:tcW w:w="6660" w:type="dxa"/>
                <w:tcMar>
                  <w:top w:w="80" w:type="dxa"/>
                  <w:left w:w="100" w:type="dxa"/>
                  <w:bottom w:w="80" w:type="dxa"/>
                  <w:right w:w="100" w:type="dxa"/>
                </w:tcMar>
              </w:tcPr>
            </w:tcPrChange>
          </w:tcPr>
          <w:p w:rsidR="0063735E" w:rsidRDefault="0063735E" w:rsidP="00F27A2C">
            <w:pPr>
              <w:cnfStyle w:val="000000100000" w:firstRow="0" w:lastRow="0" w:firstColumn="0" w:lastColumn="0" w:oddVBand="0" w:evenVBand="0" w:oddHBand="1" w:evenHBand="0" w:firstRowFirstColumn="0" w:firstRowLastColumn="0" w:lastRowFirstColumn="0" w:lastRowLastColumn="0"/>
              <w:rPr>
                <w:ins w:id="1822" w:author="Juddy Tatiana Vargas Santofimio" w:date="2026-09-01T17:12:00Z"/>
              </w:rPr>
            </w:pPr>
            <w:ins w:id="1823" w:author="Juddy Tatiana Vargas Santofimio" w:date="2026-09-01T17:12:00Z">
              <w:r>
                <w:t>RF-13, RF-14, RF-15, RF-16</w:t>
              </w:r>
            </w:ins>
          </w:p>
        </w:tc>
      </w:tr>
      <w:tr w:rsidR="0063735E" w:rsidTr="00E03AE5">
        <w:trPr>
          <w:cnfStyle w:val="000000010000" w:firstRow="0" w:lastRow="0" w:firstColumn="0" w:lastColumn="0" w:oddVBand="0" w:evenVBand="0" w:oddHBand="0" w:evenHBand="1" w:firstRowFirstColumn="0" w:firstRowLastColumn="0" w:lastRowFirstColumn="0" w:lastRowLastColumn="0"/>
          <w:ins w:id="1824"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814" w:type="dxa"/>
            <w:tcPrChange w:id="1825" w:author="Juddy Tatiana Vargas Santofimio" w:date="2026-09-13T15:22: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010000" w:firstRow="0" w:lastRow="0" w:firstColumn="1" w:lastColumn="0" w:oddVBand="0" w:evenVBand="0" w:oddHBand="0" w:evenHBand="1" w:firstRowFirstColumn="0" w:firstRowLastColumn="0" w:lastRowFirstColumn="0" w:lastRowLastColumn="0"/>
              <w:rPr>
                <w:ins w:id="1826" w:author="Juddy Tatiana Vargas Santofimio" w:date="2026-09-01T17:12:00Z"/>
                <w:rPrChange w:id="1827" w:author="Juddy Tatiana Vargas Santofimio" w:date="2026-09-13T15:05:00Z">
                  <w:rPr>
                    <w:ins w:id="1828" w:author="Juddy Tatiana Vargas Santofimio" w:date="2026-09-01T17:12:00Z"/>
                  </w:rPr>
                </w:rPrChange>
              </w:rPr>
            </w:pPr>
            <w:ins w:id="1829" w:author="Juddy Tatiana Vargas Santofimio" w:date="2026-09-01T17:12:00Z">
              <w:r w:rsidRPr="00D71F43">
                <w:rPr>
                  <w:bCs/>
                  <w:rPrChange w:id="1830" w:author="Juddy Tatiana Vargas Santofimio" w:date="2026-09-13T15:05:00Z">
                    <w:rPr>
                      <w:b w:val="0"/>
                      <w:bCs/>
                    </w:rPr>
                  </w:rPrChange>
                </w:rPr>
                <w:t>Precondición</w:t>
              </w:r>
            </w:ins>
          </w:p>
        </w:tc>
        <w:tc>
          <w:tcPr>
            <w:tcW w:w="7030" w:type="dxa"/>
            <w:tcPrChange w:id="1831" w:author="Juddy Tatiana Vargas Santofimio" w:date="2026-09-13T15:22:00Z">
              <w:tcPr>
                <w:tcW w:w="6660" w:type="dxa"/>
                <w:tcMar>
                  <w:top w:w="80" w:type="dxa"/>
                  <w:left w:w="100" w:type="dxa"/>
                  <w:bottom w:w="80" w:type="dxa"/>
                  <w:right w:w="100" w:type="dxa"/>
                </w:tcMar>
              </w:tcPr>
            </w:tcPrChange>
          </w:tcPr>
          <w:p w:rsidR="0063735E" w:rsidRDefault="0063735E" w:rsidP="00F27A2C">
            <w:pPr>
              <w:cnfStyle w:val="000000010000" w:firstRow="0" w:lastRow="0" w:firstColumn="0" w:lastColumn="0" w:oddVBand="0" w:evenVBand="0" w:oddHBand="0" w:evenHBand="1" w:firstRowFirstColumn="0" w:firstRowLastColumn="0" w:lastRowFirstColumn="0" w:lastRowLastColumn="0"/>
              <w:rPr>
                <w:ins w:id="1832" w:author="Juddy Tatiana Vargas Santofimio" w:date="2026-09-01T17:12:00Z"/>
              </w:rPr>
            </w:pPr>
            <w:ins w:id="1833" w:author="Juddy Tatiana Vargas Santofimio" w:date="2026-09-01T17:12:00Z">
              <w:r>
                <w:t>El partido existe, está programado, y el usuario autenticado es el cronometrista o el anotador asignado a ese partido específico (o es el administrador).</w:t>
              </w:r>
            </w:ins>
          </w:p>
        </w:tc>
      </w:tr>
      <w:tr w:rsidR="0063735E" w:rsidTr="00E03AE5">
        <w:trPr>
          <w:cnfStyle w:val="000000100000" w:firstRow="0" w:lastRow="0" w:firstColumn="0" w:lastColumn="0" w:oddVBand="0" w:evenVBand="0" w:oddHBand="1" w:evenHBand="0" w:firstRowFirstColumn="0" w:firstRowLastColumn="0" w:lastRowFirstColumn="0" w:lastRowLastColumn="0"/>
          <w:ins w:id="1834"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814" w:type="dxa"/>
            <w:tcPrChange w:id="1835" w:author="Juddy Tatiana Vargas Santofimio" w:date="2026-09-13T15:22: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100000" w:firstRow="0" w:lastRow="0" w:firstColumn="1" w:lastColumn="0" w:oddVBand="0" w:evenVBand="0" w:oddHBand="1" w:evenHBand="0" w:firstRowFirstColumn="0" w:firstRowLastColumn="0" w:lastRowFirstColumn="0" w:lastRowLastColumn="0"/>
              <w:rPr>
                <w:ins w:id="1836" w:author="Juddy Tatiana Vargas Santofimio" w:date="2026-09-01T17:12:00Z"/>
                <w:rPrChange w:id="1837" w:author="Juddy Tatiana Vargas Santofimio" w:date="2026-09-13T15:05:00Z">
                  <w:rPr>
                    <w:ins w:id="1838" w:author="Juddy Tatiana Vargas Santofimio" w:date="2026-09-01T17:12:00Z"/>
                  </w:rPr>
                </w:rPrChange>
              </w:rPr>
            </w:pPr>
            <w:ins w:id="1839" w:author="Juddy Tatiana Vargas Santofimio" w:date="2026-09-01T17:12:00Z">
              <w:r w:rsidRPr="00D71F43">
                <w:rPr>
                  <w:bCs/>
                  <w:rPrChange w:id="1840" w:author="Juddy Tatiana Vargas Santofimio" w:date="2026-09-13T15:05:00Z">
                    <w:rPr>
                      <w:b w:val="0"/>
                      <w:bCs/>
                    </w:rPr>
                  </w:rPrChange>
                </w:rPr>
                <w:t>Disparador</w:t>
              </w:r>
            </w:ins>
          </w:p>
        </w:tc>
        <w:tc>
          <w:tcPr>
            <w:tcW w:w="7030" w:type="dxa"/>
            <w:tcPrChange w:id="1841" w:author="Juddy Tatiana Vargas Santofimio" w:date="2026-09-13T15:22:00Z">
              <w:tcPr>
                <w:tcW w:w="6660" w:type="dxa"/>
                <w:tcMar>
                  <w:top w:w="80" w:type="dxa"/>
                  <w:left w:w="100" w:type="dxa"/>
                  <w:bottom w:w="80" w:type="dxa"/>
                  <w:right w:w="100" w:type="dxa"/>
                </w:tcMar>
              </w:tcPr>
            </w:tcPrChange>
          </w:tcPr>
          <w:p w:rsidR="0063735E" w:rsidRDefault="0063735E" w:rsidP="00F27A2C">
            <w:pPr>
              <w:cnfStyle w:val="000000100000" w:firstRow="0" w:lastRow="0" w:firstColumn="0" w:lastColumn="0" w:oddVBand="0" w:evenVBand="0" w:oddHBand="1" w:evenHBand="0" w:firstRowFirstColumn="0" w:firstRowLastColumn="0" w:lastRowFirstColumn="0" w:lastRowLastColumn="0"/>
              <w:rPr>
                <w:ins w:id="1842" w:author="Juddy Tatiana Vargas Santofimio" w:date="2026-09-01T17:12:00Z"/>
              </w:rPr>
            </w:pPr>
            <w:ins w:id="1843" w:author="Juddy Tatiana Vargas Santofimio" w:date="2026-09-01T17:12:00Z">
              <w:r>
                <w:t>Comienza el partido programado.</w:t>
              </w:r>
            </w:ins>
          </w:p>
        </w:tc>
      </w:tr>
    </w:tbl>
    <w:p w:rsidR="0063735E" w:rsidRDefault="0063735E" w:rsidP="0063735E">
      <w:pPr>
        <w:spacing w:before="140" w:after="60"/>
        <w:rPr>
          <w:ins w:id="1844" w:author="Juddy Tatiana Vargas Santofimio" w:date="2026-09-01T17:12:00Z"/>
        </w:rPr>
      </w:pPr>
      <w:ins w:id="1845" w:author="Juddy Tatiana Vargas Santofimio" w:date="2026-09-01T17:12:00Z">
        <w:r>
          <w:rPr>
            <w:b/>
            <w:bCs/>
          </w:rPr>
          <w:t>Flujo principal</w:t>
        </w:r>
      </w:ins>
    </w:p>
    <w:p w:rsidR="0063735E" w:rsidRDefault="0063735E">
      <w:pPr>
        <w:pStyle w:val="Prrafodelista"/>
        <w:numPr>
          <w:ilvl w:val="0"/>
          <w:numId w:val="63"/>
        </w:numPr>
        <w:spacing w:after="60"/>
        <w:rPr>
          <w:ins w:id="1846" w:author="Juddy Tatiana Vargas Santofimio" w:date="2026-09-01T17:12:00Z"/>
        </w:rPr>
        <w:pPrChange w:id="1847" w:author="Juddy Tatiana Vargas Santofimio" w:date="2026-09-01T17:12:00Z">
          <w:pPr>
            <w:spacing w:after="60"/>
            <w:ind w:left="260" w:hanging="260"/>
          </w:pPr>
        </w:pPrChange>
      </w:pPr>
      <w:ins w:id="1848" w:author="Juddy Tatiana Vargas Santofimio" w:date="2026-09-01T17:12:00Z">
        <w:r>
          <w:t>El árbitro de mesa asignado abre la vista "Partido en vivo" del encuentro.</w:t>
        </w:r>
      </w:ins>
    </w:p>
    <w:p w:rsidR="0063735E" w:rsidRDefault="0063735E">
      <w:pPr>
        <w:pStyle w:val="Prrafodelista"/>
        <w:numPr>
          <w:ilvl w:val="0"/>
          <w:numId w:val="63"/>
        </w:numPr>
        <w:spacing w:after="60"/>
        <w:rPr>
          <w:ins w:id="1849" w:author="Juddy Tatiana Vargas Santofimio" w:date="2026-09-01T17:12:00Z"/>
        </w:rPr>
        <w:pPrChange w:id="1850" w:author="Juddy Tatiana Vargas Santofimio" w:date="2026-09-01T17:12:00Z">
          <w:pPr>
            <w:spacing w:after="60"/>
            <w:ind w:left="260" w:hanging="260"/>
          </w:pPr>
        </w:pPrChange>
      </w:pPr>
      <w:ins w:id="1851" w:author="Juddy Tatiana Vargas Santofimio" w:date="2026-09-01T17:12:00Z">
        <w:r>
          <w:t>El sistema verifica que el usuario sea el cronometrista o anotador asignado a ese partido; habilita los controles de edición.</w:t>
        </w:r>
      </w:ins>
    </w:p>
    <w:p w:rsidR="0063735E" w:rsidRDefault="0063735E">
      <w:pPr>
        <w:pStyle w:val="Prrafodelista"/>
        <w:numPr>
          <w:ilvl w:val="0"/>
          <w:numId w:val="63"/>
        </w:numPr>
        <w:spacing w:after="60"/>
        <w:rPr>
          <w:ins w:id="1852" w:author="Juddy Tatiana Vargas Santofimio" w:date="2026-09-01T17:12:00Z"/>
        </w:rPr>
        <w:pPrChange w:id="1853" w:author="Juddy Tatiana Vargas Santofimio" w:date="2026-09-01T17:12:00Z">
          <w:pPr>
            <w:spacing w:after="60"/>
            <w:ind w:left="260" w:hanging="260"/>
          </w:pPr>
        </w:pPrChange>
      </w:pPr>
      <w:ins w:id="1854" w:author="Juddy Tatiana Vargas Santofimio" w:date="2026-09-01T17:12:00Z">
        <w:r>
          <w:t>Durante el partido, registra por jugador los eventos: gol, exclusión de 2 minutos, tarjeta amarilla o tarjeta roja.</w:t>
        </w:r>
      </w:ins>
    </w:p>
    <w:p w:rsidR="0063735E" w:rsidRDefault="0063735E">
      <w:pPr>
        <w:pStyle w:val="Prrafodelista"/>
        <w:numPr>
          <w:ilvl w:val="0"/>
          <w:numId w:val="63"/>
        </w:numPr>
        <w:spacing w:after="60"/>
        <w:rPr>
          <w:ins w:id="1855" w:author="Juddy Tatiana Vargas Santofimio" w:date="2026-09-01T17:12:00Z"/>
        </w:rPr>
        <w:pPrChange w:id="1856" w:author="Juddy Tatiana Vargas Santofimio" w:date="2026-09-01T17:12:00Z">
          <w:pPr>
            <w:spacing w:after="60"/>
            <w:ind w:left="260" w:hanging="260"/>
          </w:pPr>
        </w:pPrChange>
      </w:pPr>
      <w:ins w:id="1857" w:author="Juddy Tatiana Vargas Santofimio" w:date="2026-09-01T17:12:00Z">
        <w:r>
          <w:t>El sistema actualiza el marcador y agrega el evento a la cronología con su minuto correspondiente.</w:t>
        </w:r>
      </w:ins>
    </w:p>
    <w:p w:rsidR="0063735E" w:rsidRDefault="0063735E">
      <w:pPr>
        <w:pStyle w:val="Prrafodelista"/>
        <w:numPr>
          <w:ilvl w:val="0"/>
          <w:numId w:val="63"/>
        </w:numPr>
        <w:spacing w:after="60"/>
        <w:rPr>
          <w:ins w:id="1858" w:author="Juddy Tatiana Vargas Santofimio" w:date="2026-09-01T17:12:00Z"/>
        </w:rPr>
        <w:pPrChange w:id="1859" w:author="Juddy Tatiana Vargas Santofimio" w:date="2026-09-01T17:12:00Z">
          <w:pPr>
            <w:spacing w:after="60"/>
            <w:ind w:left="260" w:hanging="260"/>
          </w:pPr>
        </w:pPrChange>
      </w:pPr>
      <w:ins w:id="1860" w:author="Juddy Tatiana Vargas Santofimio" w:date="2026-09-01T17:12:00Z">
        <w:r>
          <w:t>Al finalizar el encuentro, el árbitro de mesa carga el resultado final.</w:t>
        </w:r>
      </w:ins>
    </w:p>
    <w:p w:rsidR="0063735E" w:rsidRDefault="0063735E">
      <w:pPr>
        <w:pStyle w:val="Prrafodelista"/>
        <w:numPr>
          <w:ilvl w:val="0"/>
          <w:numId w:val="63"/>
        </w:numPr>
        <w:spacing w:after="60"/>
        <w:rPr>
          <w:ins w:id="1861" w:author="Juddy Tatiana Vargas Santofimio" w:date="2026-09-01T17:12:00Z"/>
        </w:rPr>
        <w:pPrChange w:id="1862" w:author="Juddy Tatiana Vargas Santofimio" w:date="2026-09-01T17:12:00Z">
          <w:pPr>
            <w:spacing w:after="60"/>
            <w:ind w:left="260" w:hanging="260"/>
          </w:pPr>
        </w:pPrChange>
      </w:pPr>
      <w:ins w:id="1863" w:author="Juddy Tatiana Vargas Santofimio" w:date="2026-09-01T17:12:00Z">
        <w:r>
          <w:t>El sistema marca el partido como "finalizado" y recalcula tabla de posiciones, goleadores y valla menos vencida.</w:t>
        </w:r>
      </w:ins>
    </w:p>
    <w:p w:rsidR="0063735E" w:rsidRDefault="0063735E" w:rsidP="0063735E">
      <w:pPr>
        <w:spacing w:before="140" w:after="60"/>
        <w:rPr>
          <w:ins w:id="1864" w:author="Juddy Tatiana Vargas Santofimio" w:date="2026-09-01T17:12:00Z"/>
        </w:rPr>
      </w:pPr>
      <w:ins w:id="1865" w:author="Juddy Tatiana Vargas Santofimio" w:date="2026-09-01T17:12:00Z">
        <w:r>
          <w:rPr>
            <w:b/>
            <w:bCs/>
          </w:rPr>
          <w:t>Flujos alternativos / excepciones</w:t>
        </w:r>
      </w:ins>
    </w:p>
    <w:p w:rsidR="0063735E" w:rsidRDefault="0063735E">
      <w:pPr>
        <w:pStyle w:val="Prrafodelista"/>
        <w:numPr>
          <w:ilvl w:val="0"/>
          <w:numId w:val="64"/>
        </w:numPr>
        <w:spacing w:after="60" w:line="240" w:lineRule="auto"/>
        <w:contextualSpacing w:val="0"/>
        <w:rPr>
          <w:ins w:id="1866" w:author="Juddy Tatiana Vargas Santofimio" w:date="2026-09-01T17:12:00Z"/>
        </w:rPr>
        <w:pPrChange w:id="1867" w:author="Juddy Tatiana Vargas Santofimio" w:date="2026-09-01T17:12:00Z">
          <w:pPr>
            <w:pStyle w:val="Prrafodelista"/>
            <w:numPr>
              <w:numId w:val="49"/>
            </w:numPr>
            <w:spacing w:after="60" w:line="240" w:lineRule="auto"/>
            <w:ind w:left="260" w:hanging="260"/>
            <w:contextualSpacing w:val="0"/>
          </w:pPr>
        </w:pPrChange>
      </w:pPr>
      <w:ins w:id="1868" w:author="Juddy Tatiana Vargas Santofimio" w:date="2026-09-01T17:12:00Z">
        <w:r>
          <w:t>2a. El usuario autenticado es un árbitro de campo, un árbitro de mesa no asignado a este partido, un entrenador o un espectador → el sistema muestra la vista en modo de solo lectura, sin controles de edición.</w:t>
        </w:r>
      </w:ins>
    </w:p>
    <w:p w:rsidR="0063735E" w:rsidRDefault="0063735E">
      <w:pPr>
        <w:pStyle w:val="Prrafodelista"/>
        <w:numPr>
          <w:ilvl w:val="0"/>
          <w:numId w:val="64"/>
        </w:numPr>
        <w:spacing w:after="60" w:line="240" w:lineRule="auto"/>
        <w:contextualSpacing w:val="0"/>
        <w:rPr>
          <w:ins w:id="1869" w:author="Juddy Tatiana Vargas Santofimio" w:date="2026-09-01T17:12:00Z"/>
        </w:rPr>
        <w:pPrChange w:id="1870" w:author="Juddy Tatiana Vargas Santofimio" w:date="2026-09-01T17:12:00Z">
          <w:pPr>
            <w:pStyle w:val="Prrafodelista"/>
            <w:numPr>
              <w:numId w:val="49"/>
            </w:numPr>
            <w:spacing w:after="60" w:line="240" w:lineRule="auto"/>
            <w:ind w:left="260" w:hanging="260"/>
            <w:contextualSpacing w:val="0"/>
          </w:pPr>
        </w:pPrChange>
      </w:pPr>
      <w:ins w:id="1871" w:author="Juddy Tatiana Vargas Santofimio" w:date="2026-09-01T17:12:00Z">
        <w:r>
          <w:t>2b. El usuario autenticado es el administrador de liga → el sistema habilita la edición como respaldo (por ejemplo, para corregir un error de carga).</w:t>
        </w:r>
      </w:ins>
    </w:p>
    <w:p w:rsidR="0063735E" w:rsidRDefault="0063735E" w:rsidP="0063735E">
      <w:pPr>
        <w:spacing w:before="140" w:after="60"/>
        <w:rPr>
          <w:ins w:id="1872" w:author="Juddy Tatiana Vargas Santofimio" w:date="2026-09-01T17:12:00Z"/>
        </w:rPr>
      </w:pPr>
      <w:proofErr w:type="spellStart"/>
      <w:ins w:id="1873" w:author="Juddy Tatiana Vargas Santofimio" w:date="2026-09-01T17:12:00Z">
        <w:r>
          <w:rPr>
            <w:b/>
            <w:bCs/>
          </w:rPr>
          <w:t>Postcondición</w:t>
        </w:r>
        <w:proofErr w:type="spellEnd"/>
      </w:ins>
    </w:p>
    <w:p w:rsidR="0063735E" w:rsidRDefault="0063735E" w:rsidP="0063735E">
      <w:pPr>
        <w:spacing w:after="140"/>
        <w:rPr>
          <w:ins w:id="1874" w:author="Juddy Tatiana Vargas Santofimio" w:date="2026-09-01T17:12:00Z"/>
        </w:rPr>
      </w:pPr>
      <w:ins w:id="1875" w:author="Juddy Tatiana Vargas Santofimio" w:date="2026-09-01T17:12:00Z">
        <w:r>
          <w:t>El resultado y los eventos del partido quedan registrados de forma permanente; las estadísticas del torneo se actualizan automáticamente.</w:t>
        </w:r>
      </w:ins>
    </w:p>
    <w:p w:rsidR="0063735E" w:rsidRDefault="0063735E">
      <w:pPr>
        <w:pStyle w:val="Ttulo3"/>
        <w:numPr>
          <w:ilvl w:val="0"/>
          <w:numId w:val="53"/>
        </w:numPr>
        <w:rPr>
          <w:ins w:id="1876" w:author="Juddy Tatiana Vargas Santofimio" w:date="2026-09-01T17:12:00Z"/>
        </w:rPr>
        <w:pPrChange w:id="1877" w:author="Juddy Tatiana Vargas Santofimio" w:date="2026-09-01T17:13:00Z">
          <w:pPr>
            <w:pStyle w:val="Ttulo2"/>
            <w:spacing w:before="340" w:after="100"/>
          </w:pPr>
        </w:pPrChange>
      </w:pPr>
      <w:ins w:id="1878" w:author="Juddy Tatiana Vargas Santofimio" w:date="2026-09-01T17:12:00Z">
        <w:r>
          <w:t>Consultar estadísticas del torneo</w:t>
        </w:r>
      </w:ins>
    </w:p>
    <w:tbl>
      <w:tblPr>
        <w:tblStyle w:val="Estilo1"/>
        <w:tblW w:w="8844" w:type="dxa"/>
        <w:tblLook w:val="0480" w:firstRow="0" w:lastRow="0" w:firstColumn="1" w:lastColumn="0" w:noHBand="0" w:noVBand="1"/>
        <w:tblPrChange w:id="1879" w:author="Juddy Tatiana Vargas Santofimio" w:date="2026-09-13T15:23: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701"/>
        <w:gridCol w:w="7143"/>
        <w:tblGridChange w:id="1880">
          <w:tblGrid>
            <w:gridCol w:w="2300"/>
            <w:gridCol w:w="6660"/>
          </w:tblGrid>
        </w:tblGridChange>
      </w:tblGrid>
      <w:tr w:rsidR="0063735E" w:rsidTr="00E03AE5">
        <w:trPr>
          <w:cnfStyle w:val="000000100000" w:firstRow="0" w:lastRow="0" w:firstColumn="0" w:lastColumn="0" w:oddVBand="0" w:evenVBand="0" w:oddHBand="1" w:evenHBand="0" w:firstRowFirstColumn="0" w:firstRowLastColumn="0" w:lastRowFirstColumn="0" w:lastRowLastColumn="0"/>
          <w:ins w:id="1881"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701" w:type="dxa"/>
            <w:tcPrChange w:id="1882" w:author="Juddy Tatiana Vargas Santofimio" w:date="2026-09-13T15:23: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100000" w:firstRow="0" w:lastRow="0" w:firstColumn="1" w:lastColumn="0" w:oddVBand="0" w:evenVBand="0" w:oddHBand="1" w:evenHBand="0" w:firstRowFirstColumn="0" w:firstRowLastColumn="0" w:lastRowFirstColumn="0" w:lastRowLastColumn="0"/>
              <w:rPr>
                <w:ins w:id="1883" w:author="Juddy Tatiana Vargas Santofimio" w:date="2026-09-01T17:12:00Z"/>
                <w:rPrChange w:id="1884" w:author="Juddy Tatiana Vargas Santofimio" w:date="2026-09-13T15:06:00Z">
                  <w:rPr>
                    <w:ins w:id="1885" w:author="Juddy Tatiana Vargas Santofimio" w:date="2026-09-01T17:12:00Z"/>
                  </w:rPr>
                </w:rPrChange>
              </w:rPr>
            </w:pPr>
            <w:ins w:id="1886" w:author="Juddy Tatiana Vargas Santofimio" w:date="2026-09-01T17:12:00Z">
              <w:r w:rsidRPr="00D71F43">
                <w:rPr>
                  <w:bCs/>
                  <w:rPrChange w:id="1887" w:author="Juddy Tatiana Vargas Santofimio" w:date="2026-09-13T15:06:00Z">
                    <w:rPr>
                      <w:b w:val="0"/>
                      <w:bCs/>
                    </w:rPr>
                  </w:rPrChange>
                </w:rPr>
                <w:t>Actor principal</w:t>
              </w:r>
            </w:ins>
          </w:p>
        </w:tc>
        <w:tc>
          <w:tcPr>
            <w:tcW w:w="7143" w:type="dxa"/>
            <w:tcPrChange w:id="1888" w:author="Juddy Tatiana Vargas Santofimio" w:date="2026-09-13T15:23:00Z">
              <w:tcPr>
                <w:tcW w:w="6660" w:type="dxa"/>
                <w:tcMar>
                  <w:top w:w="80" w:type="dxa"/>
                  <w:left w:w="100" w:type="dxa"/>
                  <w:bottom w:w="80" w:type="dxa"/>
                  <w:right w:w="100" w:type="dxa"/>
                </w:tcMar>
              </w:tcPr>
            </w:tcPrChange>
          </w:tcPr>
          <w:p w:rsidR="0063735E" w:rsidRDefault="0063735E" w:rsidP="00F27A2C">
            <w:pPr>
              <w:cnfStyle w:val="000000100000" w:firstRow="0" w:lastRow="0" w:firstColumn="0" w:lastColumn="0" w:oddVBand="0" w:evenVBand="0" w:oddHBand="1" w:evenHBand="0" w:firstRowFirstColumn="0" w:firstRowLastColumn="0" w:lastRowFirstColumn="0" w:lastRowLastColumn="0"/>
              <w:rPr>
                <w:ins w:id="1889" w:author="Juddy Tatiana Vargas Santofimio" w:date="2026-09-01T17:12:00Z"/>
              </w:rPr>
            </w:pPr>
            <w:ins w:id="1890" w:author="Juddy Tatiana Vargas Santofimio" w:date="2026-09-01T17:12:00Z">
              <w:r>
                <w:t>Espectador (también accesible a los demás roles)</w:t>
              </w:r>
            </w:ins>
          </w:p>
        </w:tc>
      </w:tr>
      <w:tr w:rsidR="0063735E" w:rsidTr="00E03AE5">
        <w:trPr>
          <w:cnfStyle w:val="000000010000" w:firstRow="0" w:lastRow="0" w:firstColumn="0" w:lastColumn="0" w:oddVBand="0" w:evenVBand="0" w:oddHBand="0" w:evenHBand="1" w:firstRowFirstColumn="0" w:firstRowLastColumn="0" w:lastRowFirstColumn="0" w:lastRowLastColumn="0"/>
          <w:ins w:id="1891"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701" w:type="dxa"/>
            <w:tcPrChange w:id="1892" w:author="Juddy Tatiana Vargas Santofimio" w:date="2026-09-13T15:23: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010000" w:firstRow="0" w:lastRow="0" w:firstColumn="1" w:lastColumn="0" w:oddVBand="0" w:evenVBand="0" w:oddHBand="0" w:evenHBand="1" w:firstRowFirstColumn="0" w:firstRowLastColumn="0" w:lastRowFirstColumn="0" w:lastRowLastColumn="0"/>
              <w:rPr>
                <w:ins w:id="1893" w:author="Juddy Tatiana Vargas Santofimio" w:date="2026-09-01T17:12:00Z"/>
                <w:rPrChange w:id="1894" w:author="Juddy Tatiana Vargas Santofimio" w:date="2026-09-13T15:06:00Z">
                  <w:rPr>
                    <w:ins w:id="1895" w:author="Juddy Tatiana Vargas Santofimio" w:date="2026-09-01T17:12:00Z"/>
                  </w:rPr>
                </w:rPrChange>
              </w:rPr>
            </w:pPr>
            <w:ins w:id="1896" w:author="Juddy Tatiana Vargas Santofimio" w:date="2026-09-01T17:12:00Z">
              <w:r w:rsidRPr="00D71F43">
                <w:rPr>
                  <w:bCs/>
                  <w:rPrChange w:id="1897" w:author="Juddy Tatiana Vargas Santofimio" w:date="2026-09-13T15:06:00Z">
                    <w:rPr>
                      <w:b w:val="0"/>
                      <w:bCs/>
                    </w:rPr>
                  </w:rPrChange>
                </w:rPr>
                <w:t>Requerimientos</w:t>
              </w:r>
            </w:ins>
          </w:p>
        </w:tc>
        <w:tc>
          <w:tcPr>
            <w:tcW w:w="7143" w:type="dxa"/>
            <w:tcPrChange w:id="1898" w:author="Juddy Tatiana Vargas Santofimio" w:date="2026-09-13T15:23:00Z">
              <w:tcPr>
                <w:tcW w:w="6660" w:type="dxa"/>
                <w:tcMar>
                  <w:top w:w="80" w:type="dxa"/>
                  <w:left w:w="100" w:type="dxa"/>
                  <w:bottom w:w="80" w:type="dxa"/>
                  <w:right w:w="100" w:type="dxa"/>
                </w:tcMar>
              </w:tcPr>
            </w:tcPrChange>
          </w:tcPr>
          <w:p w:rsidR="0063735E" w:rsidRDefault="0063735E" w:rsidP="00F27A2C">
            <w:pPr>
              <w:cnfStyle w:val="000000010000" w:firstRow="0" w:lastRow="0" w:firstColumn="0" w:lastColumn="0" w:oddVBand="0" w:evenVBand="0" w:oddHBand="0" w:evenHBand="1" w:firstRowFirstColumn="0" w:firstRowLastColumn="0" w:lastRowFirstColumn="0" w:lastRowLastColumn="0"/>
              <w:rPr>
                <w:ins w:id="1899" w:author="Juddy Tatiana Vargas Santofimio" w:date="2026-09-01T17:12:00Z"/>
              </w:rPr>
            </w:pPr>
            <w:ins w:id="1900" w:author="Juddy Tatiana Vargas Santofimio" w:date="2026-09-01T17:12:00Z">
              <w:r>
                <w:t>RF-18, RF-19, RF-20</w:t>
              </w:r>
            </w:ins>
          </w:p>
        </w:tc>
      </w:tr>
      <w:tr w:rsidR="0063735E" w:rsidTr="00E03AE5">
        <w:trPr>
          <w:cnfStyle w:val="000000100000" w:firstRow="0" w:lastRow="0" w:firstColumn="0" w:lastColumn="0" w:oddVBand="0" w:evenVBand="0" w:oddHBand="1" w:evenHBand="0" w:firstRowFirstColumn="0" w:firstRowLastColumn="0" w:lastRowFirstColumn="0" w:lastRowLastColumn="0"/>
          <w:ins w:id="1901"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701" w:type="dxa"/>
            <w:tcPrChange w:id="1902" w:author="Juddy Tatiana Vargas Santofimio" w:date="2026-09-13T15:23: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100000" w:firstRow="0" w:lastRow="0" w:firstColumn="1" w:lastColumn="0" w:oddVBand="0" w:evenVBand="0" w:oddHBand="1" w:evenHBand="0" w:firstRowFirstColumn="0" w:firstRowLastColumn="0" w:lastRowFirstColumn="0" w:lastRowLastColumn="0"/>
              <w:rPr>
                <w:ins w:id="1903" w:author="Juddy Tatiana Vargas Santofimio" w:date="2026-09-01T17:12:00Z"/>
                <w:rPrChange w:id="1904" w:author="Juddy Tatiana Vargas Santofimio" w:date="2026-09-13T15:06:00Z">
                  <w:rPr>
                    <w:ins w:id="1905" w:author="Juddy Tatiana Vargas Santofimio" w:date="2026-09-01T17:12:00Z"/>
                  </w:rPr>
                </w:rPrChange>
              </w:rPr>
            </w:pPr>
            <w:ins w:id="1906" w:author="Juddy Tatiana Vargas Santofimio" w:date="2026-09-01T17:12:00Z">
              <w:r w:rsidRPr="00D71F43">
                <w:rPr>
                  <w:bCs/>
                  <w:rPrChange w:id="1907" w:author="Juddy Tatiana Vargas Santofimio" w:date="2026-09-13T15:06:00Z">
                    <w:rPr>
                      <w:b w:val="0"/>
                      <w:bCs/>
                    </w:rPr>
                  </w:rPrChange>
                </w:rPr>
                <w:t>Precondición</w:t>
              </w:r>
            </w:ins>
          </w:p>
        </w:tc>
        <w:tc>
          <w:tcPr>
            <w:tcW w:w="7143" w:type="dxa"/>
            <w:tcPrChange w:id="1908" w:author="Juddy Tatiana Vargas Santofimio" w:date="2026-09-13T15:23:00Z">
              <w:tcPr>
                <w:tcW w:w="6660" w:type="dxa"/>
                <w:tcMar>
                  <w:top w:w="80" w:type="dxa"/>
                  <w:left w:w="100" w:type="dxa"/>
                  <w:bottom w:w="80" w:type="dxa"/>
                  <w:right w:w="100" w:type="dxa"/>
                </w:tcMar>
              </w:tcPr>
            </w:tcPrChange>
          </w:tcPr>
          <w:p w:rsidR="0063735E" w:rsidRDefault="0063735E" w:rsidP="00F27A2C">
            <w:pPr>
              <w:cnfStyle w:val="000000100000" w:firstRow="0" w:lastRow="0" w:firstColumn="0" w:lastColumn="0" w:oddVBand="0" w:evenVBand="0" w:oddHBand="1" w:evenHBand="0" w:firstRowFirstColumn="0" w:firstRowLastColumn="0" w:lastRowFirstColumn="0" w:lastRowLastColumn="0"/>
              <w:rPr>
                <w:ins w:id="1909" w:author="Juddy Tatiana Vargas Santofimio" w:date="2026-09-01T17:12:00Z"/>
              </w:rPr>
            </w:pPr>
            <w:ins w:id="1910" w:author="Juddy Tatiana Vargas Santofimio" w:date="2026-09-01T17:12:00Z">
              <w:r>
                <w:t>El torneo tiene al menos un partido finalizado.</w:t>
              </w:r>
            </w:ins>
          </w:p>
        </w:tc>
      </w:tr>
      <w:tr w:rsidR="0063735E" w:rsidTr="00E03AE5">
        <w:trPr>
          <w:cnfStyle w:val="000000010000" w:firstRow="0" w:lastRow="0" w:firstColumn="0" w:lastColumn="0" w:oddVBand="0" w:evenVBand="0" w:oddHBand="0" w:evenHBand="1" w:firstRowFirstColumn="0" w:firstRowLastColumn="0" w:lastRowFirstColumn="0" w:lastRowLastColumn="0"/>
          <w:ins w:id="1911"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701" w:type="dxa"/>
            <w:tcPrChange w:id="1912" w:author="Juddy Tatiana Vargas Santofimio" w:date="2026-09-13T15:23: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010000" w:firstRow="0" w:lastRow="0" w:firstColumn="1" w:lastColumn="0" w:oddVBand="0" w:evenVBand="0" w:oddHBand="0" w:evenHBand="1" w:firstRowFirstColumn="0" w:firstRowLastColumn="0" w:lastRowFirstColumn="0" w:lastRowLastColumn="0"/>
              <w:rPr>
                <w:ins w:id="1913" w:author="Juddy Tatiana Vargas Santofimio" w:date="2026-09-01T17:12:00Z"/>
                <w:rPrChange w:id="1914" w:author="Juddy Tatiana Vargas Santofimio" w:date="2026-09-13T15:06:00Z">
                  <w:rPr>
                    <w:ins w:id="1915" w:author="Juddy Tatiana Vargas Santofimio" w:date="2026-09-01T17:12:00Z"/>
                  </w:rPr>
                </w:rPrChange>
              </w:rPr>
            </w:pPr>
            <w:ins w:id="1916" w:author="Juddy Tatiana Vargas Santofimio" w:date="2026-09-01T17:12:00Z">
              <w:r w:rsidRPr="00D71F43">
                <w:rPr>
                  <w:bCs/>
                  <w:rPrChange w:id="1917" w:author="Juddy Tatiana Vargas Santofimio" w:date="2026-09-13T15:06:00Z">
                    <w:rPr>
                      <w:b w:val="0"/>
                      <w:bCs/>
                    </w:rPr>
                  </w:rPrChange>
                </w:rPr>
                <w:t>Disparador</w:t>
              </w:r>
            </w:ins>
          </w:p>
        </w:tc>
        <w:tc>
          <w:tcPr>
            <w:tcW w:w="7143" w:type="dxa"/>
            <w:tcPrChange w:id="1918" w:author="Juddy Tatiana Vargas Santofimio" w:date="2026-09-13T15:23:00Z">
              <w:tcPr>
                <w:tcW w:w="6660" w:type="dxa"/>
                <w:tcMar>
                  <w:top w:w="80" w:type="dxa"/>
                  <w:left w:w="100" w:type="dxa"/>
                  <w:bottom w:w="80" w:type="dxa"/>
                  <w:right w:w="100" w:type="dxa"/>
                </w:tcMar>
              </w:tcPr>
            </w:tcPrChange>
          </w:tcPr>
          <w:p w:rsidR="0063735E" w:rsidRDefault="0063735E" w:rsidP="00F27A2C">
            <w:pPr>
              <w:cnfStyle w:val="000000010000" w:firstRow="0" w:lastRow="0" w:firstColumn="0" w:lastColumn="0" w:oddVBand="0" w:evenVBand="0" w:oddHBand="0" w:evenHBand="1" w:firstRowFirstColumn="0" w:firstRowLastColumn="0" w:lastRowFirstColumn="0" w:lastRowLastColumn="0"/>
              <w:rPr>
                <w:ins w:id="1919" w:author="Juddy Tatiana Vargas Santofimio" w:date="2026-09-01T17:12:00Z"/>
              </w:rPr>
            </w:pPr>
            <w:ins w:id="1920" w:author="Juddy Tatiana Vargas Santofimio" w:date="2026-09-01T17:12:00Z">
              <w:r>
                <w:t>El usuario navega a la tabla de posiciones, goleadores o valla menos vencida de un torneo.</w:t>
              </w:r>
            </w:ins>
          </w:p>
        </w:tc>
      </w:tr>
    </w:tbl>
    <w:p w:rsidR="0063735E" w:rsidRDefault="0063735E" w:rsidP="0063735E">
      <w:pPr>
        <w:spacing w:before="140" w:after="60"/>
        <w:rPr>
          <w:ins w:id="1921" w:author="Juddy Tatiana Vargas Santofimio" w:date="2026-09-01T17:12:00Z"/>
        </w:rPr>
      </w:pPr>
      <w:ins w:id="1922" w:author="Juddy Tatiana Vargas Santofimio" w:date="2026-09-01T17:12:00Z">
        <w:r>
          <w:rPr>
            <w:b/>
            <w:bCs/>
          </w:rPr>
          <w:t>Flujo principal</w:t>
        </w:r>
      </w:ins>
    </w:p>
    <w:p w:rsidR="0063735E" w:rsidRDefault="0063735E">
      <w:pPr>
        <w:pStyle w:val="Prrafodelista"/>
        <w:numPr>
          <w:ilvl w:val="0"/>
          <w:numId w:val="65"/>
        </w:numPr>
        <w:spacing w:after="60"/>
        <w:rPr>
          <w:ins w:id="1923" w:author="Juddy Tatiana Vargas Santofimio" w:date="2026-09-01T17:12:00Z"/>
        </w:rPr>
        <w:pPrChange w:id="1924" w:author="Juddy Tatiana Vargas Santofimio" w:date="2026-09-01T17:13:00Z">
          <w:pPr>
            <w:spacing w:after="60"/>
            <w:ind w:left="260" w:hanging="260"/>
          </w:pPr>
        </w:pPrChange>
      </w:pPr>
      <w:ins w:id="1925" w:author="Juddy Tatiana Vargas Santofimio" w:date="2026-09-01T17:12:00Z">
        <w:r>
          <w:t>El usuario selecciona el torneo y la categoría deseada (ej. Mayores Masculino).</w:t>
        </w:r>
      </w:ins>
    </w:p>
    <w:p w:rsidR="0063735E" w:rsidRDefault="0063735E">
      <w:pPr>
        <w:pStyle w:val="Prrafodelista"/>
        <w:numPr>
          <w:ilvl w:val="0"/>
          <w:numId w:val="65"/>
        </w:numPr>
        <w:spacing w:after="60"/>
        <w:rPr>
          <w:ins w:id="1926" w:author="Juddy Tatiana Vargas Santofimio" w:date="2026-09-01T17:12:00Z"/>
        </w:rPr>
        <w:pPrChange w:id="1927" w:author="Juddy Tatiana Vargas Santofimio" w:date="2026-09-01T17:13:00Z">
          <w:pPr>
            <w:spacing w:after="60"/>
            <w:ind w:left="260" w:hanging="260"/>
          </w:pPr>
        </w:pPrChange>
      </w:pPr>
      <w:ins w:id="1928" w:author="Juddy Tatiana Vargas Santofimio" w:date="2026-09-01T17:12:00Z">
        <w:r>
          <w:t>El sistema muestra la tabla de posiciones con PJ, PG, PE, PP, GF, GC, DG y puntos.</w:t>
        </w:r>
      </w:ins>
    </w:p>
    <w:p w:rsidR="0063735E" w:rsidRDefault="0063735E">
      <w:pPr>
        <w:pStyle w:val="Prrafodelista"/>
        <w:numPr>
          <w:ilvl w:val="0"/>
          <w:numId w:val="65"/>
        </w:numPr>
        <w:spacing w:after="60"/>
        <w:rPr>
          <w:ins w:id="1929" w:author="Juddy Tatiana Vargas Santofimio" w:date="2026-09-01T17:12:00Z"/>
        </w:rPr>
        <w:pPrChange w:id="1930" w:author="Juddy Tatiana Vargas Santofimio" w:date="2026-09-01T17:13:00Z">
          <w:pPr>
            <w:spacing w:after="60"/>
            <w:ind w:left="260" w:hanging="260"/>
          </w:pPr>
        </w:pPrChange>
      </w:pPr>
      <w:ins w:id="1931" w:author="Juddy Tatiana Vargas Santofimio" w:date="2026-09-01T17:12:00Z">
        <w:r>
          <w:lastRenderedPageBreak/>
          <w:t>El usuario puede alternar a la tabla de goleadores de ese género, ordenada por goles totales.</w:t>
        </w:r>
      </w:ins>
    </w:p>
    <w:p w:rsidR="0063735E" w:rsidRDefault="0063735E">
      <w:pPr>
        <w:pStyle w:val="Prrafodelista"/>
        <w:numPr>
          <w:ilvl w:val="0"/>
          <w:numId w:val="65"/>
        </w:numPr>
        <w:spacing w:after="60"/>
        <w:rPr>
          <w:ins w:id="1932" w:author="Juddy Tatiana Vargas Santofimio" w:date="2026-09-01T17:12:00Z"/>
        </w:rPr>
        <w:pPrChange w:id="1933" w:author="Juddy Tatiana Vargas Santofimio" w:date="2026-09-01T17:13:00Z">
          <w:pPr>
            <w:spacing w:after="60"/>
            <w:ind w:left="260" w:hanging="260"/>
          </w:pPr>
        </w:pPrChange>
      </w:pPr>
      <w:ins w:id="1934" w:author="Juddy Tatiana Vargas Santofimio" w:date="2026-09-01T17:12:00Z">
        <w:r>
          <w:t xml:space="preserve">El usuario puede alternar a la tabla de valla menos vencida </w:t>
        </w:r>
      </w:ins>
      <w:ins w:id="1935" w:author="Juddy Tatiana Vargas Santofimio" w:date="2026-09-02T21:35:00Z">
        <w:r w:rsidR="0027442A">
          <w:t>del torneo (única, con porteros de ambos géneros)</w:t>
        </w:r>
      </w:ins>
      <w:ins w:id="1936" w:author="Juddy Tatiana Vargas Santofimio" w:date="2026-09-01T17:12:00Z">
        <w:r>
          <w:t>, ordenada por menor promedio de goles recibidos por partido, respetando el mínimo de partidos jugados para clasificar.</w:t>
        </w:r>
      </w:ins>
    </w:p>
    <w:p w:rsidR="0063735E" w:rsidRDefault="0063735E" w:rsidP="0063735E">
      <w:pPr>
        <w:spacing w:before="140" w:after="60"/>
        <w:rPr>
          <w:ins w:id="1937" w:author="Juddy Tatiana Vargas Santofimio" w:date="2026-09-01T17:12:00Z"/>
        </w:rPr>
      </w:pPr>
      <w:ins w:id="1938" w:author="Juddy Tatiana Vargas Santofimio" w:date="2026-09-01T17:12:00Z">
        <w:r>
          <w:rPr>
            <w:b/>
            <w:bCs/>
          </w:rPr>
          <w:t>Flujos alternativos / excepciones</w:t>
        </w:r>
      </w:ins>
    </w:p>
    <w:p w:rsidR="0027442A" w:rsidRDefault="0063735E">
      <w:pPr>
        <w:pStyle w:val="Prrafodelista"/>
        <w:numPr>
          <w:ilvl w:val="0"/>
          <w:numId w:val="66"/>
        </w:numPr>
        <w:spacing w:after="60" w:line="240" w:lineRule="auto"/>
        <w:contextualSpacing w:val="0"/>
        <w:rPr>
          <w:ins w:id="1939" w:author="Juddy Tatiana Vargas Santofimio" w:date="2026-09-02T21:36:00Z"/>
        </w:rPr>
        <w:pPrChange w:id="1940" w:author="Juddy Tatiana Vargas Santofimio" w:date="2026-09-01T17:13:00Z">
          <w:pPr>
            <w:pStyle w:val="Prrafodelista"/>
            <w:numPr>
              <w:numId w:val="49"/>
            </w:numPr>
            <w:spacing w:after="60" w:line="240" w:lineRule="auto"/>
            <w:ind w:left="260" w:hanging="260"/>
            <w:contextualSpacing w:val="0"/>
          </w:pPr>
        </w:pPrChange>
      </w:pPr>
      <w:ins w:id="1941" w:author="Juddy Tatiana Vargas Santofimio" w:date="2026-09-01T17:12:00Z">
        <w:r>
          <w:t xml:space="preserve">1a. </w:t>
        </w:r>
      </w:ins>
      <w:ins w:id="1942" w:author="Juddy Tatiana Vargas Santofimio" w:date="2026-09-02T21:36:00Z">
        <w:r w:rsidR="0027442A">
          <w:t>El torneo tiene varias categorías → el sistema muestra tablas de posiciones y de goleadores independientes por cada una (ej. Goleadores Mayores Masculino y Goleadores Mayores Femenino no se mezclan); la tabla de valla menos vencida, en cambio, es única por torneo/categoría e incluye porteros de ambos géneros, ya que la Liga entrega un solo premio a este reconocimiento</w:t>
        </w:r>
      </w:ins>
    </w:p>
    <w:p w:rsidR="0063735E" w:rsidRDefault="0027442A">
      <w:pPr>
        <w:pStyle w:val="Prrafodelista"/>
        <w:numPr>
          <w:ilvl w:val="0"/>
          <w:numId w:val="66"/>
        </w:numPr>
        <w:spacing w:after="60" w:line="240" w:lineRule="auto"/>
        <w:contextualSpacing w:val="0"/>
        <w:rPr>
          <w:ins w:id="1943" w:author="Juddy Tatiana Vargas Santofimio" w:date="2026-09-01T17:12:00Z"/>
        </w:rPr>
        <w:pPrChange w:id="1944" w:author="Juddy Tatiana Vargas Santofimio" w:date="2026-09-01T17:13:00Z">
          <w:pPr>
            <w:pStyle w:val="Prrafodelista"/>
            <w:numPr>
              <w:numId w:val="49"/>
            </w:numPr>
            <w:spacing w:after="60" w:line="240" w:lineRule="auto"/>
            <w:ind w:left="260" w:hanging="260"/>
            <w:contextualSpacing w:val="0"/>
          </w:pPr>
        </w:pPrChange>
      </w:pPr>
      <w:ins w:id="1945" w:author="Juddy Tatiana Vargas Santofimio" w:date="2026-09-01T17:12:00Z">
        <w:r>
          <w:t>1b.</w:t>
        </w:r>
      </w:ins>
      <w:ins w:id="1946" w:author="Juddy Tatiana Vargas Santofimio" w:date="2026-09-02T21:36:00Z">
        <w:r>
          <w:t xml:space="preserve"> La categoría consultada es Mixto → la tabla de goleadores igual se separa por género del jugador, no por equipo: los jugadores masculinos y femeninos de los equipos mixtos alimentan cada uno su tabla correspondiente. La tabla de valla menos vencida se mantiene única, sin distinción de género.</w:t>
        </w:r>
      </w:ins>
    </w:p>
    <w:p w:rsidR="0063735E" w:rsidRDefault="0063735E" w:rsidP="0063735E">
      <w:pPr>
        <w:spacing w:before="140" w:after="60"/>
        <w:rPr>
          <w:ins w:id="1947" w:author="Juddy Tatiana Vargas Santofimio" w:date="2026-09-01T17:12:00Z"/>
        </w:rPr>
      </w:pPr>
      <w:proofErr w:type="spellStart"/>
      <w:ins w:id="1948" w:author="Juddy Tatiana Vargas Santofimio" w:date="2026-09-01T17:12:00Z">
        <w:r>
          <w:rPr>
            <w:b/>
            <w:bCs/>
          </w:rPr>
          <w:t>Postcondición</w:t>
        </w:r>
        <w:proofErr w:type="spellEnd"/>
      </w:ins>
    </w:p>
    <w:p w:rsidR="0063735E" w:rsidRDefault="0063735E" w:rsidP="0063735E">
      <w:pPr>
        <w:spacing w:after="140"/>
        <w:rPr>
          <w:ins w:id="1949" w:author="Juddy Tatiana Vargas Santofimio" w:date="2026-09-01T17:13:00Z"/>
        </w:rPr>
      </w:pPr>
      <w:ins w:id="1950" w:author="Juddy Tatiana Vargas Santofimio" w:date="2026-09-01T17:12:00Z">
        <w:r>
          <w:t>El usuario visualiza información estadística actualizada según los partidos finalizados hasta el momento de la consulta.</w:t>
        </w:r>
      </w:ins>
    </w:p>
    <w:p w:rsidR="00297B0E" w:rsidRDefault="00297B0E">
      <w:pPr>
        <w:pStyle w:val="Ttulo3"/>
        <w:numPr>
          <w:ilvl w:val="0"/>
          <w:numId w:val="53"/>
        </w:numPr>
        <w:rPr>
          <w:ins w:id="1951" w:author="Juddy Tatiana Vargas Santofimio" w:date="2026-09-01T17:13:00Z"/>
        </w:rPr>
        <w:pPrChange w:id="1952" w:author="Juddy Tatiana Vargas Santofimio" w:date="2026-09-01T17:14:00Z">
          <w:pPr>
            <w:pStyle w:val="Ttulo2"/>
            <w:spacing w:before="340" w:after="100"/>
          </w:pPr>
        </w:pPrChange>
      </w:pPr>
      <w:ins w:id="1953" w:author="Juddy Tatiana Vargas Santofimio" w:date="2026-09-01T17:13:00Z">
        <w:r>
          <w:t>Consultar ficha de jugador o árbitro</w:t>
        </w:r>
      </w:ins>
    </w:p>
    <w:tbl>
      <w:tblPr>
        <w:tblStyle w:val="Estilo1"/>
        <w:tblW w:w="8844" w:type="dxa"/>
        <w:tblLook w:val="0480" w:firstRow="0" w:lastRow="0" w:firstColumn="1" w:lastColumn="0" w:noHBand="0" w:noVBand="1"/>
        <w:tblPrChange w:id="1954" w:author="Juddy Tatiana Vargas Santofimio" w:date="2026-09-13T15:23:00Z">
          <w:tblPr>
            <w:tblStyle w:val="Estilo1"/>
            <w:tblW w:w="8391" w:type="dxa"/>
            <w:tblLook w:val="0480" w:firstRow="0" w:lastRow="0" w:firstColumn="1" w:lastColumn="0" w:noHBand="0" w:noVBand="1"/>
          </w:tblPr>
        </w:tblPrChange>
      </w:tblPr>
      <w:tblGrid>
        <w:gridCol w:w="1701"/>
        <w:gridCol w:w="7143"/>
        <w:tblGridChange w:id="1955">
          <w:tblGrid>
            <w:gridCol w:w="1701"/>
            <w:gridCol w:w="6660"/>
            <w:gridCol w:w="30"/>
          </w:tblGrid>
        </w:tblGridChange>
      </w:tblGrid>
      <w:tr w:rsidR="00E03AE5" w:rsidTr="00E03AE5">
        <w:trPr>
          <w:cnfStyle w:val="000000100000" w:firstRow="0" w:lastRow="0" w:firstColumn="0" w:lastColumn="0" w:oddVBand="0" w:evenVBand="0" w:oddHBand="1" w:evenHBand="0" w:firstRowFirstColumn="0" w:firstRowLastColumn="0" w:lastRowFirstColumn="0" w:lastRowLastColumn="0"/>
          <w:ins w:id="1956" w:author="Juddy Tatiana Vargas Santofimio" w:date="2026-09-01T17:13:00Z"/>
        </w:trPr>
        <w:tc>
          <w:tcPr>
            <w:cnfStyle w:val="001000000000" w:firstRow="0" w:lastRow="0" w:firstColumn="1" w:lastColumn="0" w:oddVBand="0" w:evenVBand="0" w:oddHBand="0" w:evenHBand="0" w:firstRowFirstColumn="0" w:firstRowLastColumn="0" w:lastRowFirstColumn="0" w:lastRowLastColumn="0"/>
            <w:tcW w:w="1701" w:type="dxa"/>
            <w:tcPrChange w:id="1957" w:author="Juddy Tatiana Vargas Santofimio" w:date="2026-09-13T15:23:00Z">
              <w:tcPr>
                <w:tcW w:w="1701" w:type="dxa"/>
              </w:tcPr>
            </w:tcPrChange>
          </w:tcPr>
          <w:p w:rsidR="00297B0E" w:rsidRPr="00D71F43" w:rsidRDefault="00297B0E" w:rsidP="00F27A2C">
            <w:pPr>
              <w:cnfStyle w:val="001000100000" w:firstRow="0" w:lastRow="0" w:firstColumn="1" w:lastColumn="0" w:oddVBand="0" w:evenVBand="0" w:oddHBand="1" w:evenHBand="0" w:firstRowFirstColumn="0" w:firstRowLastColumn="0" w:lastRowFirstColumn="0" w:lastRowLastColumn="0"/>
              <w:rPr>
                <w:ins w:id="1958" w:author="Juddy Tatiana Vargas Santofimio" w:date="2026-09-01T17:13:00Z"/>
                <w:rPrChange w:id="1959" w:author="Juddy Tatiana Vargas Santofimio" w:date="2026-09-13T15:06:00Z">
                  <w:rPr>
                    <w:ins w:id="1960" w:author="Juddy Tatiana Vargas Santofimio" w:date="2026-09-01T17:13:00Z"/>
                  </w:rPr>
                </w:rPrChange>
              </w:rPr>
            </w:pPr>
            <w:ins w:id="1961" w:author="Juddy Tatiana Vargas Santofimio" w:date="2026-09-01T17:13:00Z">
              <w:r w:rsidRPr="00D71F43">
                <w:rPr>
                  <w:bCs/>
                  <w:rPrChange w:id="1962" w:author="Juddy Tatiana Vargas Santofimio" w:date="2026-09-13T15:06:00Z">
                    <w:rPr>
                      <w:b w:val="0"/>
                      <w:bCs/>
                    </w:rPr>
                  </w:rPrChange>
                </w:rPr>
                <w:t>Actor principal</w:t>
              </w:r>
            </w:ins>
          </w:p>
        </w:tc>
        <w:tc>
          <w:tcPr>
            <w:tcW w:w="7143" w:type="dxa"/>
            <w:tcPrChange w:id="1963" w:author="Juddy Tatiana Vargas Santofimio" w:date="2026-09-13T15:23:00Z">
              <w:tcPr>
                <w:tcW w:w="6690" w:type="dxa"/>
                <w:gridSpan w:val="2"/>
              </w:tcPr>
            </w:tcPrChange>
          </w:tcPr>
          <w:p w:rsidR="00297B0E" w:rsidRDefault="00297B0E" w:rsidP="00F27A2C">
            <w:pPr>
              <w:cnfStyle w:val="000000100000" w:firstRow="0" w:lastRow="0" w:firstColumn="0" w:lastColumn="0" w:oddVBand="0" w:evenVBand="0" w:oddHBand="1" w:evenHBand="0" w:firstRowFirstColumn="0" w:firstRowLastColumn="0" w:lastRowFirstColumn="0" w:lastRowLastColumn="0"/>
              <w:rPr>
                <w:ins w:id="1964" w:author="Juddy Tatiana Vargas Santofimio" w:date="2026-09-01T17:13:00Z"/>
              </w:rPr>
            </w:pPr>
            <w:ins w:id="1965" w:author="Juddy Tatiana Vargas Santofimio" w:date="2026-09-01T17:13:00Z">
              <w:r>
                <w:t>Espectador (también accesible a los demás roles)</w:t>
              </w:r>
            </w:ins>
          </w:p>
        </w:tc>
      </w:tr>
      <w:tr w:rsidR="00E03AE5" w:rsidTr="00E03AE5">
        <w:tblPrEx>
          <w:tblPrExChange w:id="1966" w:author="Juddy Tatiana Vargas Santofimio" w:date="2026-09-13T15:23:00Z">
            <w:tblPrEx>
              <w:tblW w:w="8361" w:type="dxa"/>
            </w:tblPrEx>
          </w:tblPrExChange>
        </w:tblPrEx>
        <w:trPr>
          <w:cnfStyle w:val="000000010000" w:firstRow="0" w:lastRow="0" w:firstColumn="0" w:lastColumn="0" w:oddVBand="0" w:evenVBand="0" w:oddHBand="0" w:evenHBand="1" w:firstRowFirstColumn="0" w:firstRowLastColumn="0" w:lastRowFirstColumn="0" w:lastRowLastColumn="0"/>
          <w:ins w:id="1967" w:author="Juddy Tatiana Vargas Santofimio" w:date="2026-09-01T17:13:00Z"/>
          <w:trPrChange w:id="1968" w:author="Juddy Tatiana Vargas Santofimio" w:date="2026-09-13T15:23:00Z">
            <w:trPr>
              <w:gridAfter w:val="0"/>
            </w:trPr>
          </w:trPrChange>
        </w:trPr>
        <w:tc>
          <w:tcPr>
            <w:cnfStyle w:val="001000000000" w:firstRow="0" w:lastRow="0" w:firstColumn="1" w:lastColumn="0" w:oddVBand="0" w:evenVBand="0" w:oddHBand="0" w:evenHBand="0" w:firstRowFirstColumn="0" w:firstRowLastColumn="0" w:lastRowFirstColumn="0" w:lastRowLastColumn="0"/>
            <w:tcW w:w="1701" w:type="dxa"/>
            <w:tcPrChange w:id="1969" w:author="Juddy Tatiana Vargas Santofimio" w:date="2026-09-13T15:23:00Z">
              <w:tcPr>
                <w:tcW w:w="1701" w:type="dxa"/>
              </w:tcPr>
            </w:tcPrChange>
          </w:tcPr>
          <w:p w:rsidR="00297B0E" w:rsidRPr="00D71F43" w:rsidRDefault="00297B0E" w:rsidP="00F27A2C">
            <w:pPr>
              <w:cnfStyle w:val="001000010000" w:firstRow="0" w:lastRow="0" w:firstColumn="1" w:lastColumn="0" w:oddVBand="0" w:evenVBand="0" w:oddHBand="0" w:evenHBand="1" w:firstRowFirstColumn="0" w:firstRowLastColumn="0" w:lastRowFirstColumn="0" w:lastRowLastColumn="0"/>
              <w:rPr>
                <w:ins w:id="1970" w:author="Juddy Tatiana Vargas Santofimio" w:date="2026-09-01T17:13:00Z"/>
                <w:rPrChange w:id="1971" w:author="Juddy Tatiana Vargas Santofimio" w:date="2026-09-13T15:06:00Z">
                  <w:rPr>
                    <w:ins w:id="1972" w:author="Juddy Tatiana Vargas Santofimio" w:date="2026-09-01T17:13:00Z"/>
                  </w:rPr>
                </w:rPrChange>
              </w:rPr>
            </w:pPr>
            <w:ins w:id="1973" w:author="Juddy Tatiana Vargas Santofimio" w:date="2026-09-01T17:13:00Z">
              <w:r w:rsidRPr="00D71F43">
                <w:rPr>
                  <w:bCs/>
                  <w:rPrChange w:id="1974" w:author="Juddy Tatiana Vargas Santofimio" w:date="2026-09-13T15:06:00Z">
                    <w:rPr>
                      <w:b w:val="0"/>
                      <w:bCs/>
                    </w:rPr>
                  </w:rPrChange>
                </w:rPr>
                <w:t>Requerimientos</w:t>
              </w:r>
            </w:ins>
          </w:p>
        </w:tc>
        <w:tc>
          <w:tcPr>
            <w:tcW w:w="7143" w:type="dxa"/>
            <w:tcPrChange w:id="1975" w:author="Juddy Tatiana Vargas Santofimio" w:date="2026-09-13T15:23:00Z">
              <w:tcPr>
                <w:tcW w:w="6660" w:type="dxa"/>
              </w:tcPr>
            </w:tcPrChange>
          </w:tcPr>
          <w:p w:rsidR="00297B0E" w:rsidRDefault="00297B0E" w:rsidP="00F27A2C">
            <w:pPr>
              <w:cnfStyle w:val="000000010000" w:firstRow="0" w:lastRow="0" w:firstColumn="0" w:lastColumn="0" w:oddVBand="0" w:evenVBand="0" w:oddHBand="0" w:evenHBand="1" w:firstRowFirstColumn="0" w:firstRowLastColumn="0" w:lastRowFirstColumn="0" w:lastRowLastColumn="0"/>
              <w:rPr>
                <w:ins w:id="1976" w:author="Juddy Tatiana Vargas Santofimio" w:date="2026-09-01T17:13:00Z"/>
              </w:rPr>
            </w:pPr>
            <w:ins w:id="1977" w:author="Juddy Tatiana Vargas Santofimio" w:date="2026-09-01T17:13:00Z">
              <w:r>
                <w:t>RF-21, RF-22, RF-23</w:t>
              </w:r>
            </w:ins>
          </w:p>
        </w:tc>
      </w:tr>
      <w:tr w:rsidR="00E03AE5" w:rsidTr="00E03AE5">
        <w:trPr>
          <w:cnfStyle w:val="000000100000" w:firstRow="0" w:lastRow="0" w:firstColumn="0" w:lastColumn="0" w:oddVBand="0" w:evenVBand="0" w:oddHBand="1" w:evenHBand="0" w:firstRowFirstColumn="0" w:firstRowLastColumn="0" w:lastRowFirstColumn="0" w:lastRowLastColumn="0"/>
          <w:ins w:id="1978" w:author="Juddy Tatiana Vargas Santofimio" w:date="2026-09-01T17:13:00Z"/>
        </w:trPr>
        <w:tc>
          <w:tcPr>
            <w:cnfStyle w:val="001000000000" w:firstRow="0" w:lastRow="0" w:firstColumn="1" w:lastColumn="0" w:oddVBand="0" w:evenVBand="0" w:oddHBand="0" w:evenHBand="0" w:firstRowFirstColumn="0" w:firstRowLastColumn="0" w:lastRowFirstColumn="0" w:lastRowLastColumn="0"/>
            <w:tcW w:w="1701" w:type="dxa"/>
            <w:tcPrChange w:id="1979" w:author="Juddy Tatiana Vargas Santofimio" w:date="2026-09-13T15:23:00Z">
              <w:tcPr>
                <w:tcW w:w="1701" w:type="dxa"/>
              </w:tcPr>
            </w:tcPrChange>
          </w:tcPr>
          <w:p w:rsidR="00297B0E" w:rsidRPr="00D71F43" w:rsidRDefault="00297B0E" w:rsidP="00F27A2C">
            <w:pPr>
              <w:cnfStyle w:val="001000100000" w:firstRow="0" w:lastRow="0" w:firstColumn="1" w:lastColumn="0" w:oddVBand="0" w:evenVBand="0" w:oddHBand="1" w:evenHBand="0" w:firstRowFirstColumn="0" w:firstRowLastColumn="0" w:lastRowFirstColumn="0" w:lastRowLastColumn="0"/>
              <w:rPr>
                <w:ins w:id="1980" w:author="Juddy Tatiana Vargas Santofimio" w:date="2026-09-01T17:13:00Z"/>
                <w:rPrChange w:id="1981" w:author="Juddy Tatiana Vargas Santofimio" w:date="2026-09-13T15:06:00Z">
                  <w:rPr>
                    <w:ins w:id="1982" w:author="Juddy Tatiana Vargas Santofimio" w:date="2026-09-01T17:13:00Z"/>
                  </w:rPr>
                </w:rPrChange>
              </w:rPr>
            </w:pPr>
            <w:ins w:id="1983" w:author="Juddy Tatiana Vargas Santofimio" w:date="2026-09-01T17:13:00Z">
              <w:r w:rsidRPr="00D71F43">
                <w:rPr>
                  <w:bCs/>
                  <w:rPrChange w:id="1984" w:author="Juddy Tatiana Vargas Santofimio" w:date="2026-09-13T15:06:00Z">
                    <w:rPr>
                      <w:b w:val="0"/>
                      <w:bCs/>
                    </w:rPr>
                  </w:rPrChange>
                </w:rPr>
                <w:t>Precondición</w:t>
              </w:r>
            </w:ins>
          </w:p>
        </w:tc>
        <w:tc>
          <w:tcPr>
            <w:tcW w:w="7143" w:type="dxa"/>
            <w:tcPrChange w:id="1985" w:author="Juddy Tatiana Vargas Santofimio" w:date="2026-09-13T15:23:00Z">
              <w:tcPr>
                <w:tcW w:w="6690" w:type="dxa"/>
                <w:gridSpan w:val="2"/>
              </w:tcPr>
            </w:tcPrChange>
          </w:tcPr>
          <w:p w:rsidR="00297B0E" w:rsidRDefault="00297B0E" w:rsidP="00F27A2C">
            <w:pPr>
              <w:cnfStyle w:val="000000100000" w:firstRow="0" w:lastRow="0" w:firstColumn="0" w:lastColumn="0" w:oddVBand="0" w:evenVBand="0" w:oddHBand="1" w:evenHBand="0" w:firstRowFirstColumn="0" w:firstRowLastColumn="0" w:lastRowFirstColumn="0" w:lastRowLastColumn="0"/>
              <w:rPr>
                <w:ins w:id="1986" w:author="Juddy Tatiana Vargas Santofimio" w:date="2026-09-01T17:13:00Z"/>
              </w:rPr>
            </w:pPr>
            <w:ins w:id="1987" w:author="Juddy Tatiana Vargas Santofimio" w:date="2026-09-01T17:13:00Z">
              <w:r>
                <w:t>El jugador o árbitro está registrado en el sistema.</w:t>
              </w:r>
            </w:ins>
          </w:p>
        </w:tc>
      </w:tr>
      <w:tr w:rsidR="00E03AE5" w:rsidTr="00E03AE5">
        <w:tblPrEx>
          <w:tblPrExChange w:id="1988" w:author="Juddy Tatiana Vargas Santofimio" w:date="2026-09-13T15:23:00Z">
            <w:tblPrEx>
              <w:tblW w:w="8361" w:type="dxa"/>
            </w:tblPrEx>
          </w:tblPrExChange>
        </w:tblPrEx>
        <w:trPr>
          <w:cnfStyle w:val="000000010000" w:firstRow="0" w:lastRow="0" w:firstColumn="0" w:lastColumn="0" w:oddVBand="0" w:evenVBand="0" w:oddHBand="0" w:evenHBand="1" w:firstRowFirstColumn="0" w:firstRowLastColumn="0" w:lastRowFirstColumn="0" w:lastRowLastColumn="0"/>
          <w:ins w:id="1989" w:author="Juddy Tatiana Vargas Santofimio" w:date="2026-09-01T17:13:00Z"/>
          <w:trPrChange w:id="1990" w:author="Juddy Tatiana Vargas Santofimio" w:date="2026-09-13T15:23:00Z">
            <w:trPr>
              <w:gridAfter w:val="0"/>
            </w:trPr>
          </w:trPrChange>
        </w:trPr>
        <w:tc>
          <w:tcPr>
            <w:cnfStyle w:val="001000000000" w:firstRow="0" w:lastRow="0" w:firstColumn="1" w:lastColumn="0" w:oddVBand="0" w:evenVBand="0" w:oddHBand="0" w:evenHBand="0" w:firstRowFirstColumn="0" w:firstRowLastColumn="0" w:lastRowFirstColumn="0" w:lastRowLastColumn="0"/>
            <w:tcW w:w="1701" w:type="dxa"/>
            <w:tcPrChange w:id="1991" w:author="Juddy Tatiana Vargas Santofimio" w:date="2026-09-13T15:23:00Z">
              <w:tcPr>
                <w:tcW w:w="1701" w:type="dxa"/>
              </w:tcPr>
            </w:tcPrChange>
          </w:tcPr>
          <w:p w:rsidR="00297B0E" w:rsidRPr="00D71F43" w:rsidRDefault="00297B0E" w:rsidP="00F27A2C">
            <w:pPr>
              <w:cnfStyle w:val="001000010000" w:firstRow="0" w:lastRow="0" w:firstColumn="1" w:lastColumn="0" w:oddVBand="0" w:evenVBand="0" w:oddHBand="0" w:evenHBand="1" w:firstRowFirstColumn="0" w:firstRowLastColumn="0" w:lastRowFirstColumn="0" w:lastRowLastColumn="0"/>
              <w:rPr>
                <w:ins w:id="1992" w:author="Juddy Tatiana Vargas Santofimio" w:date="2026-09-01T17:13:00Z"/>
                <w:rPrChange w:id="1993" w:author="Juddy Tatiana Vargas Santofimio" w:date="2026-09-13T15:06:00Z">
                  <w:rPr>
                    <w:ins w:id="1994" w:author="Juddy Tatiana Vargas Santofimio" w:date="2026-09-01T17:13:00Z"/>
                  </w:rPr>
                </w:rPrChange>
              </w:rPr>
            </w:pPr>
            <w:ins w:id="1995" w:author="Juddy Tatiana Vargas Santofimio" w:date="2026-09-01T17:13:00Z">
              <w:r w:rsidRPr="00D71F43">
                <w:rPr>
                  <w:bCs/>
                  <w:rPrChange w:id="1996" w:author="Juddy Tatiana Vargas Santofimio" w:date="2026-09-13T15:06:00Z">
                    <w:rPr>
                      <w:b w:val="0"/>
                      <w:bCs/>
                    </w:rPr>
                  </w:rPrChange>
                </w:rPr>
                <w:t>Disparador</w:t>
              </w:r>
            </w:ins>
          </w:p>
        </w:tc>
        <w:tc>
          <w:tcPr>
            <w:tcW w:w="7143" w:type="dxa"/>
            <w:tcPrChange w:id="1997" w:author="Juddy Tatiana Vargas Santofimio" w:date="2026-09-13T15:23:00Z">
              <w:tcPr>
                <w:tcW w:w="6660" w:type="dxa"/>
              </w:tcPr>
            </w:tcPrChange>
          </w:tcPr>
          <w:p w:rsidR="00297B0E" w:rsidRDefault="00297B0E" w:rsidP="00F27A2C">
            <w:pPr>
              <w:cnfStyle w:val="000000010000" w:firstRow="0" w:lastRow="0" w:firstColumn="0" w:lastColumn="0" w:oddVBand="0" w:evenVBand="0" w:oddHBand="0" w:evenHBand="1" w:firstRowFirstColumn="0" w:firstRowLastColumn="0" w:lastRowFirstColumn="0" w:lastRowLastColumn="0"/>
              <w:rPr>
                <w:ins w:id="1998" w:author="Juddy Tatiana Vargas Santofimio" w:date="2026-09-01T17:13:00Z"/>
              </w:rPr>
            </w:pPr>
            <w:ins w:id="1999" w:author="Juddy Tatiana Vargas Santofimio" w:date="2026-09-01T17:13:00Z">
              <w:r>
                <w:t>El usuario selecciona un jugador desde la plantilla de un equipo, o un árbitro desde la asignación de un partido.</w:t>
              </w:r>
            </w:ins>
          </w:p>
        </w:tc>
      </w:tr>
    </w:tbl>
    <w:p w:rsidR="00297B0E" w:rsidRDefault="00297B0E" w:rsidP="00297B0E">
      <w:pPr>
        <w:spacing w:before="140" w:after="60"/>
        <w:rPr>
          <w:ins w:id="2000" w:author="Juddy Tatiana Vargas Santofimio" w:date="2026-09-01T17:13:00Z"/>
        </w:rPr>
      </w:pPr>
      <w:ins w:id="2001" w:author="Juddy Tatiana Vargas Santofimio" w:date="2026-09-01T17:13:00Z">
        <w:r>
          <w:rPr>
            <w:b/>
            <w:bCs/>
          </w:rPr>
          <w:t>Flujo principal</w:t>
        </w:r>
      </w:ins>
    </w:p>
    <w:p w:rsidR="00297B0E" w:rsidRDefault="00297B0E">
      <w:pPr>
        <w:pStyle w:val="Prrafodelista"/>
        <w:numPr>
          <w:ilvl w:val="0"/>
          <w:numId w:val="67"/>
        </w:numPr>
        <w:spacing w:after="60"/>
        <w:rPr>
          <w:ins w:id="2002" w:author="Juddy Tatiana Vargas Santofimio" w:date="2026-09-01T17:13:00Z"/>
        </w:rPr>
        <w:pPrChange w:id="2003" w:author="Juddy Tatiana Vargas Santofimio" w:date="2026-09-01T17:14:00Z">
          <w:pPr>
            <w:spacing w:after="60"/>
            <w:ind w:left="260" w:hanging="260"/>
          </w:pPr>
        </w:pPrChange>
      </w:pPr>
      <w:ins w:id="2004" w:author="Juddy Tatiana Vargas Santofimio" w:date="2026-09-01T17:13:00Z">
        <w:r>
          <w:t>El usuario abre la ficha del jugador o del árbitro.</w:t>
        </w:r>
      </w:ins>
    </w:p>
    <w:p w:rsidR="00297B0E" w:rsidRDefault="00297B0E">
      <w:pPr>
        <w:pStyle w:val="Prrafodelista"/>
        <w:numPr>
          <w:ilvl w:val="0"/>
          <w:numId w:val="67"/>
        </w:numPr>
        <w:spacing w:after="60"/>
        <w:rPr>
          <w:ins w:id="2005" w:author="Juddy Tatiana Vargas Santofimio" w:date="2026-09-01T17:13:00Z"/>
        </w:rPr>
        <w:pPrChange w:id="2006" w:author="Juddy Tatiana Vargas Santofimio" w:date="2026-09-01T17:14:00Z">
          <w:pPr>
            <w:spacing w:after="60"/>
            <w:ind w:left="260" w:hanging="260"/>
          </w:pPr>
        </w:pPrChange>
      </w:pPr>
      <w:ins w:id="2007" w:author="Juddy Tatiana Vargas Santofimio" w:date="2026-09-01T17:13:00Z">
        <w:r>
          <w:t>Si es un jugador, el sistema muestra goles, partidos jugados, promedio, tarjetas e historial de partidos recientes.</w:t>
        </w:r>
      </w:ins>
    </w:p>
    <w:p w:rsidR="00297B0E" w:rsidRDefault="00297B0E">
      <w:pPr>
        <w:pStyle w:val="Prrafodelista"/>
        <w:numPr>
          <w:ilvl w:val="0"/>
          <w:numId w:val="67"/>
        </w:numPr>
        <w:spacing w:after="60"/>
        <w:rPr>
          <w:ins w:id="2008" w:author="Juddy Tatiana Vargas Santofimio" w:date="2026-09-01T17:13:00Z"/>
        </w:rPr>
        <w:pPrChange w:id="2009" w:author="Juddy Tatiana Vargas Santofimio" w:date="2026-09-01T17:14:00Z">
          <w:pPr>
            <w:spacing w:after="60"/>
            <w:ind w:left="260" w:hanging="260"/>
          </w:pPr>
        </w:pPrChange>
      </w:pPr>
      <w:ins w:id="2010" w:author="Juddy Tatiana Vargas Santofimio" w:date="2026-09-01T17:13:00Z">
        <w:r>
          <w:t>Si es un árbitro, el sistema muestra partidos dirigidos, tarjetas mostradas, certificaciones vigentes y próximas asignaciones.</w:t>
        </w:r>
      </w:ins>
    </w:p>
    <w:p w:rsidR="00297B0E" w:rsidRDefault="00297B0E" w:rsidP="00297B0E">
      <w:pPr>
        <w:spacing w:before="140" w:after="60"/>
        <w:rPr>
          <w:ins w:id="2011" w:author="Juddy Tatiana Vargas Santofimio" w:date="2026-09-01T17:13:00Z"/>
        </w:rPr>
      </w:pPr>
      <w:ins w:id="2012" w:author="Juddy Tatiana Vargas Santofimio" w:date="2026-09-01T17:13:00Z">
        <w:r>
          <w:rPr>
            <w:b/>
            <w:bCs/>
          </w:rPr>
          <w:t>Flujos alternativos / excepciones</w:t>
        </w:r>
      </w:ins>
    </w:p>
    <w:p w:rsidR="00297B0E" w:rsidRDefault="00297B0E">
      <w:pPr>
        <w:pStyle w:val="Prrafodelista"/>
        <w:numPr>
          <w:ilvl w:val="0"/>
          <w:numId w:val="68"/>
        </w:numPr>
        <w:spacing w:after="60" w:line="240" w:lineRule="auto"/>
        <w:contextualSpacing w:val="0"/>
        <w:rPr>
          <w:ins w:id="2013" w:author="Juddy Tatiana Vargas Santofimio" w:date="2026-09-01T17:13:00Z"/>
        </w:rPr>
        <w:pPrChange w:id="2014" w:author="Juddy Tatiana Vargas Santofimio" w:date="2026-09-01T17:14:00Z">
          <w:pPr>
            <w:pStyle w:val="Prrafodelista"/>
            <w:numPr>
              <w:numId w:val="49"/>
            </w:numPr>
            <w:spacing w:after="60" w:line="240" w:lineRule="auto"/>
            <w:ind w:left="260" w:hanging="260"/>
            <w:contextualSpacing w:val="0"/>
          </w:pPr>
        </w:pPrChange>
      </w:pPr>
      <w:ins w:id="2015" w:author="Juddy Tatiana Vargas Santofimio" w:date="2026-09-01T17:13:00Z">
        <w:r>
          <w:t>1a. La persona tiene doble rol (jugador y árbitro) → el sistema muestra en la ficha un aviso con enlace cruzado hacia la otra ficha ("También está habilitado como árbitro" / "También es jugador").</w:t>
        </w:r>
      </w:ins>
    </w:p>
    <w:p w:rsidR="00297B0E" w:rsidRDefault="00297B0E" w:rsidP="00297B0E">
      <w:pPr>
        <w:spacing w:before="140" w:after="60"/>
        <w:rPr>
          <w:ins w:id="2016" w:author="Juddy Tatiana Vargas Santofimio" w:date="2026-09-01T17:13:00Z"/>
        </w:rPr>
      </w:pPr>
      <w:proofErr w:type="spellStart"/>
      <w:ins w:id="2017" w:author="Juddy Tatiana Vargas Santofimio" w:date="2026-09-01T17:13:00Z">
        <w:r>
          <w:rPr>
            <w:b/>
            <w:bCs/>
          </w:rPr>
          <w:t>Postcondición</w:t>
        </w:r>
        <w:proofErr w:type="spellEnd"/>
      </w:ins>
    </w:p>
    <w:p w:rsidR="00297B0E" w:rsidRDefault="00297B0E" w:rsidP="00297B0E">
      <w:pPr>
        <w:spacing w:after="140"/>
        <w:rPr>
          <w:ins w:id="2018" w:author="Juddy Tatiana Vargas Santofimio" w:date="2026-09-01T17:13:00Z"/>
        </w:rPr>
      </w:pPr>
      <w:ins w:id="2019" w:author="Juddy Tatiana Vargas Santofimio" w:date="2026-09-01T17:13:00Z">
        <w:r>
          <w:t>El usuario visualiza la información completa de la persona consultada, incluyendo el cruce de roles cuando aplica.</w:t>
        </w:r>
      </w:ins>
    </w:p>
    <w:p w:rsidR="00297B0E" w:rsidRDefault="00297B0E">
      <w:pPr>
        <w:pStyle w:val="Ttulo3"/>
        <w:numPr>
          <w:ilvl w:val="0"/>
          <w:numId w:val="53"/>
        </w:numPr>
        <w:rPr>
          <w:ins w:id="2020" w:author="Juddy Tatiana Vargas Santofimio" w:date="2026-09-01T17:13:00Z"/>
        </w:rPr>
        <w:pPrChange w:id="2021" w:author="Juddy Tatiana Vargas Santofimio" w:date="2026-09-01T17:15:00Z">
          <w:pPr>
            <w:pStyle w:val="Ttulo2"/>
            <w:spacing w:before="340" w:after="100"/>
          </w:pPr>
        </w:pPrChange>
      </w:pPr>
      <w:ins w:id="2022" w:author="Juddy Tatiana Vargas Santofimio" w:date="2026-09-01T17:13:00Z">
        <w:r>
          <w:t>Iniciar sesión, registrarse y recuperar contraseña</w:t>
        </w:r>
      </w:ins>
    </w:p>
    <w:tbl>
      <w:tblPr>
        <w:tblStyle w:val="Estilo1"/>
        <w:tblW w:w="8844" w:type="dxa"/>
        <w:tblLook w:val="0480" w:firstRow="0" w:lastRow="0" w:firstColumn="1" w:lastColumn="0" w:noHBand="0" w:noVBand="1"/>
        <w:tblPrChange w:id="2023" w:author="Juddy Tatiana Vargas Santofimio" w:date="2026-09-13T15:23: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701"/>
        <w:gridCol w:w="7143"/>
        <w:tblGridChange w:id="2024">
          <w:tblGrid>
            <w:gridCol w:w="2300"/>
            <w:gridCol w:w="6660"/>
          </w:tblGrid>
        </w:tblGridChange>
      </w:tblGrid>
      <w:tr w:rsidR="00297B0E" w:rsidTr="00E03AE5">
        <w:trPr>
          <w:cnfStyle w:val="000000100000" w:firstRow="0" w:lastRow="0" w:firstColumn="0" w:lastColumn="0" w:oddVBand="0" w:evenVBand="0" w:oddHBand="1" w:evenHBand="0" w:firstRowFirstColumn="0" w:firstRowLastColumn="0" w:lastRowFirstColumn="0" w:lastRowLastColumn="0"/>
          <w:ins w:id="2025" w:author="Juddy Tatiana Vargas Santofimio" w:date="2026-09-01T17:13:00Z"/>
        </w:trPr>
        <w:tc>
          <w:tcPr>
            <w:cnfStyle w:val="001000000000" w:firstRow="0" w:lastRow="0" w:firstColumn="1" w:lastColumn="0" w:oddVBand="0" w:evenVBand="0" w:oddHBand="0" w:evenHBand="0" w:firstRowFirstColumn="0" w:firstRowLastColumn="0" w:lastRowFirstColumn="0" w:lastRowLastColumn="0"/>
            <w:tcW w:w="1701" w:type="dxa"/>
            <w:tcPrChange w:id="2026" w:author="Juddy Tatiana Vargas Santofimio" w:date="2026-09-13T15:23:00Z">
              <w:tcPr>
                <w:tcW w:w="2300" w:type="dxa"/>
                <w:shd w:val="clear" w:color="auto" w:fill="E7F3EA"/>
                <w:tcMar>
                  <w:top w:w="80" w:type="dxa"/>
                  <w:left w:w="100" w:type="dxa"/>
                  <w:bottom w:w="80" w:type="dxa"/>
                  <w:right w:w="100" w:type="dxa"/>
                </w:tcMar>
              </w:tcPr>
            </w:tcPrChange>
          </w:tcPr>
          <w:p w:rsidR="00297B0E" w:rsidRPr="00D71F43" w:rsidRDefault="00297B0E" w:rsidP="00F27A2C">
            <w:pPr>
              <w:cnfStyle w:val="001000100000" w:firstRow="0" w:lastRow="0" w:firstColumn="1" w:lastColumn="0" w:oddVBand="0" w:evenVBand="0" w:oddHBand="1" w:evenHBand="0" w:firstRowFirstColumn="0" w:firstRowLastColumn="0" w:lastRowFirstColumn="0" w:lastRowLastColumn="0"/>
              <w:rPr>
                <w:ins w:id="2027" w:author="Juddy Tatiana Vargas Santofimio" w:date="2026-09-01T17:13:00Z"/>
                <w:rPrChange w:id="2028" w:author="Juddy Tatiana Vargas Santofimio" w:date="2026-09-13T15:06:00Z">
                  <w:rPr>
                    <w:ins w:id="2029" w:author="Juddy Tatiana Vargas Santofimio" w:date="2026-09-01T17:13:00Z"/>
                  </w:rPr>
                </w:rPrChange>
              </w:rPr>
            </w:pPr>
            <w:ins w:id="2030" w:author="Juddy Tatiana Vargas Santofimio" w:date="2026-09-01T17:13:00Z">
              <w:r w:rsidRPr="00D71F43">
                <w:rPr>
                  <w:bCs/>
                  <w:rPrChange w:id="2031" w:author="Juddy Tatiana Vargas Santofimio" w:date="2026-09-13T15:06:00Z">
                    <w:rPr>
                      <w:b w:val="0"/>
                      <w:bCs/>
                    </w:rPr>
                  </w:rPrChange>
                </w:rPr>
                <w:t>Actor principal</w:t>
              </w:r>
            </w:ins>
          </w:p>
        </w:tc>
        <w:tc>
          <w:tcPr>
            <w:tcW w:w="7143" w:type="dxa"/>
            <w:tcPrChange w:id="2032" w:author="Juddy Tatiana Vargas Santofimio" w:date="2026-09-13T15:23:00Z">
              <w:tcPr>
                <w:tcW w:w="6660" w:type="dxa"/>
                <w:tcMar>
                  <w:top w:w="80" w:type="dxa"/>
                  <w:left w:w="100" w:type="dxa"/>
                  <w:bottom w:w="80" w:type="dxa"/>
                  <w:right w:w="100" w:type="dxa"/>
                </w:tcMar>
              </w:tcPr>
            </w:tcPrChange>
          </w:tcPr>
          <w:p w:rsidR="00297B0E" w:rsidRDefault="00297B0E" w:rsidP="00F27A2C">
            <w:pPr>
              <w:cnfStyle w:val="000000100000" w:firstRow="0" w:lastRow="0" w:firstColumn="0" w:lastColumn="0" w:oddVBand="0" w:evenVBand="0" w:oddHBand="1" w:evenHBand="0" w:firstRowFirstColumn="0" w:firstRowLastColumn="0" w:lastRowFirstColumn="0" w:lastRowLastColumn="0"/>
              <w:rPr>
                <w:ins w:id="2033" w:author="Juddy Tatiana Vargas Santofimio" w:date="2026-09-01T17:13:00Z"/>
              </w:rPr>
            </w:pPr>
            <w:ins w:id="2034" w:author="Juddy Tatiana Vargas Santofimio" w:date="2026-09-01T17:13:00Z">
              <w:r>
                <w:t>Todos los actores</w:t>
              </w:r>
            </w:ins>
          </w:p>
        </w:tc>
      </w:tr>
      <w:tr w:rsidR="00297B0E" w:rsidTr="00E03AE5">
        <w:trPr>
          <w:cnfStyle w:val="000000010000" w:firstRow="0" w:lastRow="0" w:firstColumn="0" w:lastColumn="0" w:oddVBand="0" w:evenVBand="0" w:oddHBand="0" w:evenHBand="1" w:firstRowFirstColumn="0" w:firstRowLastColumn="0" w:lastRowFirstColumn="0" w:lastRowLastColumn="0"/>
          <w:ins w:id="2035" w:author="Juddy Tatiana Vargas Santofimio" w:date="2026-09-01T17:13:00Z"/>
        </w:trPr>
        <w:tc>
          <w:tcPr>
            <w:cnfStyle w:val="001000000000" w:firstRow="0" w:lastRow="0" w:firstColumn="1" w:lastColumn="0" w:oddVBand="0" w:evenVBand="0" w:oddHBand="0" w:evenHBand="0" w:firstRowFirstColumn="0" w:firstRowLastColumn="0" w:lastRowFirstColumn="0" w:lastRowLastColumn="0"/>
            <w:tcW w:w="1701" w:type="dxa"/>
            <w:tcPrChange w:id="2036" w:author="Juddy Tatiana Vargas Santofimio" w:date="2026-09-13T15:23:00Z">
              <w:tcPr>
                <w:tcW w:w="2300" w:type="dxa"/>
                <w:shd w:val="clear" w:color="auto" w:fill="E7F3EA"/>
                <w:tcMar>
                  <w:top w:w="80" w:type="dxa"/>
                  <w:left w:w="100" w:type="dxa"/>
                  <w:bottom w:w="80" w:type="dxa"/>
                  <w:right w:w="100" w:type="dxa"/>
                </w:tcMar>
              </w:tcPr>
            </w:tcPrChange>
          </w:tcPr>
          <w:p w:rsidR="00297B0E" w:rsidRPr="00D71F43" w:rsidRDefault="00297B0E" w:rsidP="00F27A2C">
            <w:pPr>
              <w:cnfStyle w:val="001000010000" w:firstRow="0" w:lastRow="0" w:firstColumn="1" w:lastColumn="0" w:oddVBand="0" w:evenVBand="0" w:oddHBand="0" w:evenHBand="1" w:firstRowFirstColumn="0" w:firstRowLastColumn="0" w:lastRowFirstColumn="0" w:lastRowLastColumn="0"/>
              <w:rPr>
                <w:ins w:id="2037" w:author="Juddy Tatiana Vargas Santofimio" w:date="2026-09-01T17:13:00Z"/>
                <w:rPrChange w:id="2038" w:author="Juddy Tatiana Vargas Santofimio" w:date="2026-09-13T15:06:00Z">
                  <w:rPr>
                    <w:ins w:id="2039" w:author="Juddy Tatiana Vargas Santofimio" w:date="2026-09-01T17:13:00Z"/>
                  </w:rPr>
                </w:rPrChange>
              </w:rPr>
            </w:pPr>
            <w:ins w:id="2040" w:author="Juddy Tatiana Vargas Santofimio" w:date="2026-09-01T17:13:00Z">
              <w:r w:rsidRPr="00D71F43">
                <w:rPr>
                  <w:bCs/>
                  <w:rPrChange w:id="2041" w:author="Juddy Tatiana Vargas Santofimio" w:date="2026-09-13T15:06:00Z">
                    <w:rPr>
                      <w:b w:val="0"/>
                      <w:bCs/>
                    </w:rPr>
                  </w:rPrChange>
                </w:rPr>
                <w:t>Requerimientos</w:t>
              </w:r>
            </w:ins>
          </w:p>
        </w:tc>
        <w:tc>
          <w:tcPr>
            <w:tcW w:w="7143" w:type="dxa"/>
            <w:tcPrChange w:id="2042" w:author="Juddy Tatiana Vargas Santofimio" w:date="2026-09-13T15:23:00Z">
              <w:tcPr>
                <w:tcW w:w="6660" w:type="dxa"/>
                <w:tcMar>
                  <w:top w:w="80" w:type="dxa"/>
                  <w:left w:w="100" w:type="dxa"/>
                  <w:bottom w:w="80" w:type="dxa"/>
                  <w:right w:w="100" w:type="dxa"/>
                </w:tcMar>
              </w:tcPr>
            </w:tcPrChange>
          </w:tcPr>
          <w:p w:rsidR="00297B0E" w:rsidRDefault="00297B0E" w:rsidP="00F27A2C">
            <w:pPr>
              <w:cnfStyle w:val="000000010000" w:firstRow="0" w:lastRow="0" w:firstColumn="0" w:lastColumn="0" w:oddVBand="0" w:evenVBand="0" w:oddHBand="0" w:evenHBand="1" w:firstRowFirstColumn="0" w:firstRowLastColumn="0" w:lastRowFirstColumn="0" w:lastRowLastColumn="0"/>
              <w:rPr>
                <w:ins w:id="2043" w:author="Juddy Tatiana Vargas Santofimio" w:date="2026-09-01T17:13:00Z"/>
              </w:rPr>
            </w:pPr>
            <w:ins w:id="2044" w:author="Juddy Tatiana Vargas Santofimio" w:date="2026-09-01T17:13:00Z">
              <w:r>
                <w:t>RF-24, RF-25</w:t>
              </w:r>
            </w:ins>
          </w:p>
        </w:tc>
      </w:tr>
      <w:tr w:rsidR="00297B0E" w:rsidTr="00E03AE5">
        <w:trPr>
          <w:cnfStyle w:val="000000100000" w:firstRow="0" w:lastRow="0" w:firstColumn="0" w:lastColumn="0" w:oddVBand="0" w:evenVBand="0" w:oddHBand="1" w:evenHBand="0" w:firstRowFirstColumn="0" w:firstRowLastColumn="0" w:lastRowFirstColumn="0" w:lastRowLastColumn="0"/>
          <w:ins w:id="2045" w:author="Juddy Tatiana Vargas Santofimio" w:date="2026-09-01T17:13:00Z"/>
        </w:trPr>
        <w:tc>
          <w:tcPr>
            <w:cnfStyle w:val="001000000000" w:firstRow="0" w:lastRow="0" w:firstColumn="1" w:lastColumn="0" w:oddVBand="0" w:evenVBand="0" w:oddHBand="0" w:evenHBand="0" w:firstRowFirstColumn="0" w:firstRowLastColumn="0" w:lastRowFirstColumn="0" w:lastRowLastColumn="0"/>
            <w:tcW w:w="1701" w:type="dxa"/>
            <w:tcPrChange w:id="2046" w:author="Juddy Tatiana Vargas Santofimio" w:date="2026-09-13T15:23:00Z">
              <w:tcPr>
                <w:tcW w:w="2300" w:type="dxa"/>
                <w:shd w:val="clear" w:color="auto" w:fill="E7F3EA"/>
                <w:tcMar>
                  <w:top w:w="80" w:type="dxa"/>
                  <w:left w:w="100" w:type="dxa"/>
                  <w:bottom w:w="80" w:type="dxa"/>
                  <w:right w:w="100" w:type="dxa"/>
                </w:tcMar>
              </w:tcPr>
            </w:tcPrChange>
          </w:tcPr>
          <w:p w:rsidR="00297B0E" w:rsidRPr="00D71F43" w:rsidRDefault="00297B0E" w:rsidP="00F27A2C">
            <w:pPr>
              <w:cnfStyle w:val="001000100000" w:firstRow="0" w:lastRow="0" w:firstColumn="1" w:lastColumn="0" w:oddVBand="0" w:evenVBand="0" w:oddHBand="1" w:evenHBand="0" w:firstRowFirstColumn="0" w:firstRowLastColumn="0" w:lastRowFirstColumn="0" w:lastRowLastColumn="0"/>
              <w:rPr>
                <w:ins w:id="2047" w:author="Juddy Tatiana Vargas Santofimio" w:date="2026-09-01T17:13:00Z"/>
                <w:rPrChange w:id="2048" w:author="Juddy Tatiana Vargas Santofimio" w:date="2026-09-13T15:06:00Z">
                  <w:rPr>
                    <w:ins w:id="2049" w:author="Juddy Tatiana Vargas Santofimio" w:date="2026-09-01T17:13:00Z"/>
                  </w:rPr>
                </w:rPrChange>
              </w:rPr>
            </w:pPr>
            <w:ins w:id="2050" w:author="Juddy Tatiana Vargas Santofimio" w:date="2026-09-01T17:13:00Z">
              <w:r w:rsidRPr="00D71F43">
                <w:rPr>
                  <w:bCs/>
                  <w:rPrChange w:id="2051" w:author="Juddy Tatiana Vargas Santofimio" w:date="2026-09-13T15:06:00Z">
                    <w:rPr>
                      <w:b w:val="0"/>
                      <w:bCs/>
                    </w:rPr>
                  </w:rPrChange>
                </w:rPr>
                <w:t>Precondición</w:t>
              </w:r>
            </w:ins>
          </w:p>
        </w:tc>
        <w:tc>
          <w:tcPr>
            <w:tcW w:w="7143" w:type="dxa"/>
            <w:tcPrChange w:id="2052" w:author="Juddy Tatiana Vargas Santofimio" w:date="2026-09-13T15:23:00Z">
              <w:tcPr>
                <w:tcW w:w="6660" w:type="dxa"/>
                <w:tcMar>
                  <w:top w:w="80" w:type="dxa"/>
                  <w:left w:w="100" w:type="dxa"/>
                  <w:bottom w:w="80" w:type="dxa"/>
                  <w:right w:w="100" w:type="dxa"/>
                </w:tcMar>
              </w:tcPr>
            </w:tcPrChange>
          </w:tcPr>
          <w:p w:rsidR="00297B0E" w:rsidRDefault="00297B0E" w:rsidP="00F27A2C">
            <w:pPr>
              <w:cnfStyle w:val="000000100000" w:firstRow="0" w:lastRow="0" w:firstColumn="0" w:lastColumn="0" w:oddVBand="0" w:evenVBand="0" w:oddHBand="1" w:evenHBand="0" w:firstRowFirstColumn="0" w:firstRowLastColumn="0" w:lastRowFirstColumn="0" w:lastRowLastColumn="0"/>
              <w:rPr>
                <w:ins w:id="2053" w:author="Juddy Tatiana Vargas Santofimio" w:date="2026-09-01T17:13:00Z"/>
              </w:rPr>
            </w:pPr>
            <w:ins w:id="2054" w:author="Juddy Tatiana Vargas Santofimio" w:date="2026-09-01T17:13:00Z">
              <w:r>
                <w:t>El usuario cuenta con una cuenta registrada, o desea crear una nueva.</w:t>
              </w:r>
            </w:ins>
          </w:p>
        </w:tc>
      </w:tr>
      <w:tr w:rsidR="00297B0E" w:rsidTr="00E03AE5">
        <w:trPr>
          <w:cnfStyle w:val="000000010000" w:firstRow="0" w:lastRow="0" w:firstColumn="0" w:lastColumn="0" w:oddVBand="0" w:evenVBand="0" w:oddHBand="0" w:evenHBand="1" w:firstRowFirstColumn="0" w:firstRowLastColumn="0" w:lastRowFirstColumn="0" w:lastRowLastColumn="0"/>
          <w:ins w:id="2055" w:author="Juddy Tatiana Vargas Santofimio" w:date="2026-09-01T17:13:00Z"/>
        </w:trPr>
        <w:tc>
          <w:tcPr>
            <w:cnfStyle w:val="001000000000" w:firstRow="0" w:lastRow="0" w:firstColumn="1" w:lastColumn="0" w:oddVBand="0" w:evenVBand="0" w:oddHBand="0" w:evenHBand="0" w:firstRowFirstColumn="0" w:firstRowLastColumn="0" w:lastRowFirstColumn="0" w:lastRowLastColumn="0"/>
            <w:tcW w:w="1701" w:type="dxa"/>
            <w:tcPrChange w:id="2056" w:author="Juddy Tatiana Vargas Santofimio" w:date="2026-09-13T15:23:00Z">
              <w:tcPr>
                <w:tcW w:w="2300" w:type="dxa"/>
                <w:shd w:val="clear" w:color="auto" w:fill="E7F3EA"/>
                <w:tcMar>
                  <w:top w:w="80" w:type="dxa"/>
                  <w:left w:w="100" w:type="dxa"/>
                  <w:bottom w:w="80" w:type="dxa"/>
                  <w:right w:w="100" w:type="dxa"/>
                </w:tcMar>
              </w:tcPr>
            </w:tcPrChange>
          </w:tcPr>
          <w:p w:rsidR="00297B0E" w:rsidRPr="00D71F43" w:rsidRDefault="00297B0E" w:rsidP="00F27A2C">
            <w:pPr>
              <w:cnfStyle w:val="001000010000" w:firstRow="0" w:lastRow="0" w:firstColumn="1" w:lastColumn="0" w:oddVBand="0" w:evenVBand="0" w:oddHBand="0" w:evenHBand="1" w:firstRowFirstColumn="0" w:firstRowLastColumn="0" w:lastRowFirstColumn="0" w:lastRowLastColumn="0"/>
              <w:rPr>
                <w:ins w:id="2057" w:author="Juddy Tatiana Vargas Santofimio" w:date="2026-09-01T17:13:00Z"/>
                <w:rPrChange w:id="2058" w:author="Juddy Tatiana Vargas Santofimio" w:date="2026-09-13T15:06:00Z">
                  <w:rPr>
                    <w:ins w:id="2059" w:author="Juddy Tatiana Vargas Santofimio" w:date="2026-09-01T17:13:00Z"/>
                  </w:rPr>
                </w:rPrChange>
              </w:rPr>
            </w:pPr>
            <w:ins w:id="2060" w:author="Juddy Tatiana Vargas Santofimio" w:date="2026-09-01T17:13:00Z">
              <w:r w:rsidRPr="00D71F43">
                <w:rPr>
                  <w:bCs/>
                  <w:rPrChange w:id="2061" w:author="Juddy Tatiana Vargas Santofimio" w:date="2026-09-13T15:06:00Z">
                    <w:rPr>
                      <w:b w:val="0"/>
                      <w:bCs/>
                    </w:rPr>
                  </w:rPrChange>
                </w:rPr>
                <w:t>Disparador</w:t>
              </w:r>
            </w:ins>
          </w:p>
        </w:tc>
        <w:tc>
          <w:tcPr>
            <w:tcW w:w="7143" w:type="dxa"/>
            <w:tcPrChange w:id="2062" w:author="Juddy Tatiana Vargas Santofimio" w:date="2026-09-13T15:23:00Z">
              <w:tcPr>
                <w:tcW w:w="6660" w:type="dxa"/>
                <w:tcMar>
                  <w:top w:w="80" w:type="dxa"/>
                  <w:left w:w="100" w:type="dxa"/>
                  <w:bottom w:w="80" w:type="dxa"/>
                  <w:right w:w="100" w:type="dxa"/>
                </w:tcMar>
              </w:tcPr>
            </w:tcPrChange>
          </w:tcPr>
          <w:p w:rsidR="00297B0E" w:rsidRDefault="00297B0E" w:rsidP="00F27A2C">
            <w:pPr>
              <w:cnfStyle w:val="000000010000" w:firstRow="0" w:lastRow="0" w:firstColumn="0" w:lastColumn="0" w:oddVBand="0" w:evenVBand="0" w:oddHBand="0" w:evenHBand="1" w:firstRowFirstColumn="0" w:firstRowLastColumn="0" w:lastRowFirstColumn="0" w:lastRowLastColumn="0"/>
              <w:rPr>
                <w:ins w:id="2063" w:author="Juddy Tatiana Vargas Santofimio" w:date="2026-09-01T17:13:00Z"/>
              </w:rPr>
            </w:pPr>
            <w:ins w:id="2064" w:author="Juddy Tatiana Vargas Santofimio" w:date="2026-09-01T17:13:00Z">
              <w:r>
                <w:t>El usuario abre la aplicación sin sesión activa.</w:t>
              </w:r>
            </w:ins>
          </w:p>
        </w:tc>
      </w:tr>
    </w:tbl>
    <w:p w:rsidR="00297B0E" w:rsidRDefault="00297B0E" w:rsidP="00297B0E">
      <w:pPr>
        <w:spacing w:before="140" w:after="60"/>
        <w:rPr>
          <w:ins w:id="2065" w:author="Juddy Tatiana Vargas Santofimio" w:date="2026-09-01T17:13:00Z"/>
        </w:rPr>
      </w:pPr>
      <w:ins w:id="2066" w:author="Juddy Tatiana Vargas Santofimio" w:date="2026-09-01T17:13:00Z">
        <w:r>
          <w:rPr>
            <w:b/>
            <w:bCs/>
          </w:rPr>
          <w:t>Flujo principal</w:t>
        </w:r>
      </w:ins>
    </w:p>
    <w:p w:rsidR="00297B0E" w:rsidRDefault="00297B0E">
      <w:pPr>
        <w:pStyle w:val="Prrafodelista"/>
        <w:numPr>
          <w:ilvl w:val="0"/>
          <w:numId w:val="69"/>
        </w:numPr>
        <w:spacing w:after="60"/>
        <w:rPr>
          <w:ins w:id="2067" w:author="Juddy Tatiana Vargas Santofimio" w:date="2026-09-01T17:13:00Z"/>
        </w:rPr>
        <w:pPrChange w:id="2068" w:author="Juddy Tatiana Vargas Santofimio" w:date="2026-09-01T17:15:00Z">
          <w:pPr>
            <w:spacing w:after="60"/>
            <w:ind w:left="260" w:hanging="260"/>
          </w:pPr>
        </w:pPrChange>
      </w:pPr>
      <w:ins w:id="2069" w:author="Juddy Tatiana Vargas Santofimio" w:date="2026-09-01T17:13:00Z">
        <w:r>
          <w:lastRenderedPageBreak/>
          <w:t>El usuario ingresa correo electrónico y contraseña, o selecciona "Continuar con Google".</w:t>
        </w:r>
      </w:ins>
    </w:p>
    <w:p w:rsidR="00297B0E" w:rsidRDefault="00297B0E">
      <w:pPr>
        <w:pStyle w:val="Prrafodelista"/>
        <w:numPr>
          <w:ilvl w:val="0"/>
          <w:numId w:val="69"/>
        </w:numPr>
        <w:spacing w:after="60"/>
        <w:rPr>
          <w:ins w:id="2070" w:author="Juddy Tatiana Vargas Santofimio" w:date="2026-09-01T17:13:00Z"/>
        </w:rPr>
        <w:pPrChange w:id="2071" w:author="Juddy Tatiana Vargas Santofimio" w:date="2026-09-01T17:15:00Z">
          <w:pPr>
            <w:spacing w:after="60"/>
            <w:ind w:left="260" w:hanging="260"/>
          </w:pPr>
        </w:pPrChange>
      </w:pPr>
      <w:ins w:id="2072" w:author="Juddy Tatiana Vargas Santofimio" w:date="2026-09-01T17:13:00Z">
        <w:r>
          <w:t>El sistema valida las credenciales.</w:t>
        </w:r>
      </w:ins>
    </w:p>
    <w:p w:rsidR="00297B0E" w:rsidRDefault="00297B0E">
      <w:pPr>
        <w:pStyle w:val="Prrafodelista"/>
        <w:numPr>
          <w:ilvl w:val="0"/>
          <w:numId w:val="69"/>
        </w:numPr>
        <w:spacing w:after="60"/>
        <w:rPr>
          <w:ins w:id="2073" w:author="Juddy Tatiana Vargas Santofimio" w:date="2026-09-01T17:13:00Z"/>
        </w:rPr>
        <w:pPrChange w:id="2074" w:author="Juddy Tatiana Vargas Santofimio" w:date="2026-09-01T17:15:00Z">
          <w:pPr>
            <w:spacing w:after="60"/>
            <w:ind w:left="260" w:hanging="260"/>
          </w:pPr>
        </w:pPrChange>
      </w:pPr>
      <w:ins w:id="2075" w:author="Juddy Tatiana Vargas Santofimio" w:date="2026-09-01T17:13:00Z">
        <w:r>
          <w:t>El sistema inicia sesión y redirige a "Mis torneos" (o al calendario público, según el rol).</w:t>
        </w:r>
      </w:ins>
    </w:p>
    <w:p w:rsidR="00297B0E" w:rsidRDefault="00297B0E" w:rsidP="00297B0E">
      <w:pPr>
        <w:spacing w:before="140" w:after="60"/>
        <w:rPr>
          <w:ins w:id="2076" w:author="Juddy Tatiana Vargas Santofimio" w:date="2026-09-01T17:13:00Z"/>
        </w:rPr>
      </w:pPr>
      <w:ins w:id="2077" w:author="Juddy Tatiana Vargas Santofimio" w:date="2026-09-01T17:13:00Z">
        <w:r>
          <w:rPr>
            <w:b/>
            <w:bCs/>
          </w:rPr>
          <w:t>Flujos alternativos / excepciones</w:t>
        </w:r>
      </w:ins>
    </w:p>
    <w:p w:rsidR="00297B0E" w:rsidRDefault="00297B0E" w:rsidP="00297B0E">
      <w:pPr>
        <w:pStyle w:val="Prrafodelista"/>
        <w:numPr>
          <w:ilvl w:val="0"/>
          <w:numId w:val="49"/>
        </w:numPr>
        <w:spacing w:after="60" w:line="240" w:lineRule="auto"/>
        <w:contextualSpacing w:val="0"/>
        <w:rPr>
          <w:ins w:id="2078" w:author="Juddy Tatiana Vargas Santofimio" w:date="2026-09-01T17:13:00Z"/>
        </w:rPr>
      </w:pPr>
      <w:ins w:id="2079" w:author="Juddy Tatiana Vargas Santofimio" w:date="2026-09-01T17:13:00Z">
        <w:r>
          <w:t>2a. El usuario no recuerda su contraseña → selecciona "¿Olvidaste tu contraseña?", el sistema envía un enlace de recuperación al correo registrado.</w:t>
        </w:r>
      </w:ins>
    </w:p>
    <w:p w:rsidR="00297B0E" w:rsidRDefault="00297B0E" w:rsidP="00297B0E">
      <w:pPr>
        <w:pStyle w:val="Prrafodelista"/>
        <w:numPr>
          <w:ilvl w:val="0"/>
          <w:numId w:val="49"/>
        </w:numPr>
        <w:spacing w:after="60" w:line="240" w:lineRule="auto"/>
        <w:contextualSpacing w:val="0"/>
        <w:rPr>
          <w:ins w:id="2080" w:author="Juddy Tatiana Vargas Santofimio" w:date="2026-09-01T17:13:00Z"/>
        </w:rPr>
      </w:pPr>
      <w:ins w:id="2081" w:author="Juddy Tatiana Vargas Santofimio" w:date="2026-09-01T17:13:00Z">
        <w:r>
          <w:t>2b. El usuario no tiene cuenta → selecciona "Regístrate", completa el formulario de registro y el sistema crea la cuenta según el rol correspondiente.</w:t>
        </w:r>
      </w:ins>
    </w:p>
    <w:p w:rsidR="00297B0E" w:rsidRDefault="00297B0E">
      <w:pPr>
        <w:pStyle w:val="Prrafodelista"/>
        <w:numPr>
          <w:ilvl w:val="0"/>
          <w:numId w:val="49"/>
        </w:numPr>
        <w:spacing w:after="60" w:line="240" w:lineRule="auto"/>
        <w:contextualSpacing w:val="0"/>
        <w:rPr>
          <w:ins w:id="2082" w:author="Juddy Tatiana Vargas Santofimio" w:date="2026-09-01T17:13:00Z"/>
        </w:rPr>
      </w:pPr>
      <w:ins w:id="2083" w:author="Juddy Tatiana Vargas Santofimio" w:date="2026-09-01T17:13:00Z">
        <w:r>
          <w:t>2c. Las credenciales son inválidas → el sistema muestra un mensaje de error sin iniciar sesión.</w:t>
        </w:r>
      </w:ins>
    </w:p>
    <w:p w:rsidR="00297B0E" w:rsidRDefault="00297B0E" w:rsidP="00297B0E">
      <w:pPr>
        <w:spacing w:before="140" w:after="60"/>
        <w:rPr>
          <w:ins w:id="2084" w:author="Juddy Tatiana Vargas Santofimio" w:date="2026-09-01T17:13:00Z"/>
        </w:rPr>
      </w:pPr>
      <w:proofErr w:type="spellStart"/>
      <w:ins w:id="2085" w:author="Juddy Tatiana Vargas Santofimio" w:date="2026-09-01T17:13:00Z">
        <w:r>
          <w:rPr>
            <w:b/>
            <w:bCs/>
          </w:rPr>
          <w:t>Postcondición</w:t>
        </w:r>
        <w:proofErr w:type="spellEnd"/>
      </w:ins>
    </w:p>
    <w:p w:rsidR="00297B0E" w:rsidRDefault="00297B0E" w:rsidP="00297B0E">
      <w:pPr>
        <w:spacing w:after="140"/>
        <w:rPr>
          <w:ins w:id="2086" w:author="Juddy Tatiana Vargas Santofimio" w:date="2026-09-01T17:13:00Z"/>
        </w:rPr>
      </w:pPr>
      <w:ins w:id="2087" w:author="Juddy Tatiana Vargas Santofimio" w:date="2026-09-01T17:13:00Z">
        <w:r>
          <w:t>El usuario queda autenticado y el sistema le presenta las funciones habilitadas según su rol.</w:t>
        </w:r>
      </w:ins>
    </w:p>
    <w:p w:rsidR="00940C40" w:rsidRDefault="00940C40">
      <w:pPr>
        <w:pStyle w:val="Ttulo3"/>
        <w:numPr>
          <w:ilvl w:val="0"/>
          <w:numId w:val="53"/>
        </w:numPr>
        <w:rPr>
          <w:ins w:id="2088" w:author="Juddy Tatiana Vargas Santofimio" w:date="2026-09-01T17:16:00Z"/>
        </w:rPr>
        <w:pPrChange w:id="2089" w:author="Juddy Tatiana Vargas Santofimio" w:date="2026-09-01T17:17:00Z">
          <w:pPr>
            <w:pStyle w:val="Ttulo2"/>
            <w:spacing w:before="340" w:after="100"/>
          </w:pPr>
        </w:pPrChange>
      </w:pPr>
      <w:ins w:id="2090" w:author="Juddy Tatiana Vargas Santofimio" w:date="2026-09-01T17:16:00Z">
        <w:r>
          <w:t>Marcar torneo como favorito</w:t>
        </w:r>
      </w:ins>
    </w:p>
    <w:tbl>
      <w:tblPr>
        <w:tblStyle w:val="Estilo1"/>
        <w:tblW w:w="8844" w:type="dxa"/>
        <w:tblLook w:val="0480" w:firstRow="0" w:lastRow="0" w:firstColumn="1" w:lastColumn="0" w:noHBand="0" w:noVBand="1"/>
        <w:tblPrChange w:id="2091" w:author="Juddy Tatiana Vargas Santofimio" w:date="2026-09-13T15:23: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701"/>
        <w:gridCol w:w="7143"/>
        <w:tblGridChange w:id="2092">
          <w:tblGrid>
            <w:gridCol w:w="2300"/>
            <w:gridCol w:w="6660"/>
          </w:tblGrid>
        </w:tblGridChange>
      </w:tblGrid>
      <w:tr w:rsidR="00940C40" w:rsidTr="00E03AE5">
        <w:trPr>
          <w:cnfStyle w:val="000000100000" w:firstRow="0" w:lastRow="0" w:firstColumn="0" w:lastColumn="0" w:oddVBand="0" w:evenVBand="0" w:oddHBand="1" w:evenHBand="0" w:firstRowFirstColumn="0" w:firstRowLastColumn="0" w:lastRowFirstColumn="0" w:lastRowLastColumn="0"/>
          <w:ins w:id="2093" w:author="Juddy Tatiana Vargas Santofimio" w:date="2026-09-01T17:16:00Z"/>
        </w:trPr>
        <w:tc>
          <w:tcPr>
            <w:cnfStyle w:val="001000000000" w:firstRow="0" w:lastRow="0" w:firstColumn="1" w:lastColumn="0" w:oddVBand="0" w:evenVBand="0" w:oddHBand="0" w:evenHBand="0" w:firstRowFirstColumn="0" w:firstRowLastColumn="0" w:lastRowFirstColumn="0" w:lastRowLastColumn="0"/>
            <w:tcW w:w="1701" w:type="dxa"/>
            <w:tcPrChange w:id="2094" w:author="Juddy Tatiana Vargas Santofimio" w:date="2026-09-13T15:23:00Z">
              <w:tcPr>
                <w:tcW w:w="2300" w:type="dxa"/>
                <w:shd w:val="clear" w:color="auto" w:fill="E7F3EA"/>
                <w:tcMar>
                  <w:top w:w="80" w:type="dxa"/>
                  <w:left w:w="100" w:type="dxa"/>
                  <w:bottom w:w="80" w:type="dxa"/>
                  <w:right w:w="100" w:type="dxa"/>
                </w:tcMar>
              </w:tcPr>
            </w:tcPrChange>
          </w:tcPr>
          <w:p w:rsidR="00940C40" w:rsidRPr="00D71F43" w:rsidRDefault="00940C40" w:rsidP="00F27A2C">
            <w:pPr>
              <w:cnfStyle w:val="001000100000" w:firstRow="0" w:lastRow="0" w:firstColumn="1" w:lastColumn="0" w:oddVBand="0" w:evenVBand="0" w:oddHBand="1" w:evenHBand="0" w:firstRowFirstColumn="0" w:firstRowLastColumn="0" w:lastRowFirstColumn="0" w:lastRowLastColumn="0"/>
              <w:rPr>
                <w:ins w:id="2095" w:author="Juddy Tatiana Vargas Santofimio" w:date="2026-09-01T17:16:00Z"/>
                <w:rPrChange w:id="2096" w:author="Juddy Tatiana Vargas Santofimio" w:date="2026-09-13T15:06:00Z">
                  <w:rPr>
                    <w:ins w:id="2097" w:author="Juddy Tatiana Vargas Santofimio" w:date="2026-09-01T17:16:00Z"/>
                  </w:rPr>
                </w:rPrChange>
              </w:rPr>
            </w:pPr>
            <w:ins w:id="2098" w:author="Juddy Tatiana Vargas Santofimio" w:date="2026-09-01T17:16:00Z">
              <w:r w:rsidRPr="00D71F43">
                <w:rPr>
                  <w:bCs/>
                  <w:rPrChange w:id="2099" w:author="Juddy Tatiana Vargas Santofimio" w:date="2026-09-13T15:06:00Z">
                    <w:rPr>
                      <w:b w:val="0"/>
                      <w:bCs/>
                    </w:rPr>
                  </w:rPrChange>
                </w:rPr>
                <w:t>Actor principal</w:t>
              </w:r>
            </w:ins>
          </w:p>
        </w:tc>
        <w:tc>
          <w:tcPr>
            <w:tcW w:w="7143" w:type="dxa"/>
            <w:tcPrChange w:id="2100" w:author="Juddy Tatiana Vargas Santofimio" w:date="2026-09-13T15:23:00Z">
              <w:tcPr>
                <w:tcW w:w="6660" w:type="dxa"/>
                <w:tcMar>
                  <w:top w:w="80" w:type="dxa"/>
                  <w:left w:w="100" w:type="dxa"/>
                  <w:bottom w:w="80" w:type="dxa"/>
                  <w:right w:w="100" w:type="dxa"/>
                </w:tcMar>
              </w:tcPr>
            </w:tcPrChange>
          </w:tcPr>
          <w:p w:rsidR="00940C40" w:rsidRDefault="00940C40" w:rsidP="00F27A2C">
            <w:pPr>
              <w:cnfStyle w:val="000000100000" w:firstRow="0" w:lastRow="0" w:firstColumn="0" w:lastColumn="0" w:oddVBand="0" w:evenVBand="0" w:oddHBand="1" w:evenHBand="0" w:firstRowFirstColumn="0" w:firstRowLastColumn="0" w:lastRowFirstColumn="0" w:lastRowLastColumn="0"/>
              <w:rPr>
                <w:ins w:id="2101" w:author="Juddy Tatiana Vargas Santofimio" w:date="2026-09-01T17:16:00Z"/>
              </w:rPr>
            </w:pPr>
            <w:ins w:id="2102" w:author="Juddy Tatiana Vargas Santofimio" w:date="2026-09-01T17:16:00Z">
              <w:r>
                <w:t>Cualquier usuario autenticado</w:t>
              </w:r>
            </w:ins>
          </w:p>
        </w:tc>
      </w:tr>
      <w:tr w:rsidR="00940C40" w:rsidTr="00E03AE5">
        <w:trPr>
          <w:cnfStyle w:val="000000010000" w:firstRow="0" w:lastRow="0" w:firstColumn="0" w:lastColumn="0" w:oddVBand="0" w:evenVBand="0" w:oddHBand="0" w:evenHBand="1" w:firstRowFirstColumn="0" w:firstRowLastColumn="0" w:lastRowFirstColumn="0" w:lastRowLastColumn="0"/>
          <w:ins w:id="2103" w:author="Juddy Tatiana Vargas Santofimio" w:date="2026-09-01T17:16:00Z"/>
        </w:trPr>
        <w:tc>
          <w:tcPr>
            <w:cnfStyle w:val="001000000000" w:firstRow="0" w:lastRow="0" w:firstColumn="1" w:lastColumn="0" w:oddVBand="0" w:evenVBand="0" w:oddHBand="0" w:evenHBand="0" w:firstRowFirstColumn="0" w:firstRowLastColumn="0" w:lastRowFirstColumn="0" w:lastRowLastColumn="0"/>
            <w:tcW w:w="1701" w:type="dxa"/>
            <w:tcPrChange w:id="2104" w:author="Juddy Tatiana Vargas Santofimio" w:date="2026-09-13T15:23:00Z">
              <w:tcPr>
                <w:tcW w:w="2300" w:type="dxa"/>
                <w:shd w:val="clear" w:color="auto" w:fill="E7F3EA"/>
                <w:tcMar>
                  <w:top w:w="80" w:type="dxa"/>
                  <w:left w:w="100" w:type="dxa"/>
                  <w:bottom w:w="80" w:type="dxa"/>
                  <w:right w:w="100" w:type="dxa"/>
                </w:tcMar>
              </w:tcPr>
            </w:tcPrChange>
          </w:tcPr>
          <w:p w:rsidR="00940C40" w:rsidRPr="00D71F43" w:rsidRDefault="00940C40" w:rsidP="00F27A2C">
            <w:pPr>
              <w:cnfStyle w:val="001000010000" w:firstRow="0" w:lastRow="0" w:firstColumn="1" w:lastColumn="0" w:oddVBand="0" w:evenVBand="0" w:oddHBand="0" w:evenHBand="1" w:firstRowFirstColumn="0" w:firstRowLastColumn="0" w:lastRowFirstColumn="0" w:lastRowLastColumn="0"/>
              <w:rPr>
                <w:ins w:id="2105" w:author="Juddy Tatiana Vargas Santofimio" w:date="2026-09-01T17:16:00Z"/>
                <w:rPrChange w:id="2106" w:author="Juddy Tatiana Vargas Santofimio" w:date="2026-09-13T15:06:00Z">
                  <w:rPr>
                    <w:ins w:id="2107" w:author="Juddy Tatiana Vargas Santofimio" w:date="2026-09-01T17:16:00Z"/>
                  </w:rPr>
                </w:rPrChange>
              </w:rPr>
            </w:pPr>
            <w:ins w:id="2108" w:author="Juddy Tatiana Vargas Santofimio" w:date="2026-09-01T17:16:00Z">
              <w:r w:rsidRPr="00D71F43">
                <w:rPr>
                  <w:bCs/>
                  <w:rPrChange w:id="2109" w:author="Juddy Tatiana Vargas Santofimio" w:date="2026-09-13T15:06:00Z">
                    <w:rPr>
                      <w:b w:val="0"/>
                      <w:bCs/>
                    </w:rPr>
                  </w:rPrChange>
                </w:rPr>
                <w:t>Requerimientos</w:t>
              </w:r>
            </w:ins>
          </w:p>
        </w:tc>
        <w:tc>
          <w:tcPr>
            <w:tcW w:w="7143" w:type="dxa"/>
            <w:tcPrChange w:id="2110" w:author="Juddy Tatiana Vargas Santofimio" w:date="2026-09-13T15:23:00Z">
              <w:tcPr>
                <w:tcW w:w="6660" w:type="dxa"/>
                <w:tcMar>
                  <w:top w:w="80" w:type="dxa"/>
                  <w:left w:w="100" w:type="dxa"/>
                  <w:bottom w:w="80" w:type="dxa"/>
                  <w:right w:w="100" w:type="dxa"/>
                </w:tcMar>
              </w:tcPr>
            </w:tcPrChange>
          </w:tcPr>
          <w:p w:rsidR="00940C40" w:rsidRDefault="00940C40" w:rsidP="00F27A2C">
            <w:pPr>
              <w:cnfStyle w:val="000000010000" w:firstRow="0" w:lastRow="0" w:firstColumn="0" w:lastColumn="0" w:oddVBand="0" w:evenVBand="0" w:oddHBand="0" w:evenHBand="1" w:firstRowFirstColumn="0" w:firstRowLastColumn="0" w:lastRowFirstColumn="0" w:lastRowLastColumn="0"/>
              <w:rPr>
                <w:ins w:id="2111" w:author="Juddy Tatiana Vargas Santofimio" w:date="2026-09-01T17:16:00Z"/>
              </w:rPr>
            </w:pPr>
            <w:ins w:id="2112" w:author="Juddy Tatiana Vargas Santofimio" w:date="2026-09-01T17:16:00Z">
              <w:r>
                <w:t>RF-04</w:t>
              </w:r>
            </w:ins>
          </w:p>
        </w:tc>
      </w:tr>
      <w:tr w:rsidR="00940C40" w:rsidTr="00E03AE5">
        <w:trPr>
          <w:cnfStyle w:val="000000100000" w:firstRow="0" w:lastRow="0" w:firstColumn="0" w:lastColumn="0" w:oddVBand="0" w:evenVBand="0" w:oddHBand="1" w:evenHBand="0" w:firstRowFirstColumn="0" w:firstRowLastColumn="0" w:lastRowFirstColumn="0" w:lastRowLastColumn="0"/>
          <w:ins w:id="2113" w:author="Juddy Tatiana Vargas Santofimio" w:date="2026-09-01T17:16:00Z"/>
        </w:trPr>
        <w:tc>
          <w:tcPr>
            <w:cnfStyle w:val="001000000000" w:firstRow="0" w:lastRow="0" w:firstColumn="1" w:lastColumn="0" w:oddVBand="0" w:evenVBand="0" w:oddHBand="0" w:evenHBand="0" w:firstRowFirstColumn="0" w:firstRowLastColumn="0" w:lastRowFirstColumn="0" w:lastRowLastColumn="0"/>
            <w:tcW w:w="1701" w:type="dxa"/>
            <w:tcPrChange w:id="2114" w:author="Juddy Tatiana Vargas Santofimio" w:date="2026-09-13T15:23:00Z">
              <w:tcPr>
                <w:tcW w:w="2300" w:type="dxa"/>
                <w:shd w:val="clear" w:color="auto" w:fill="E7F3EA"/>
                <w:tcMar>
                  <w:top w:w="80" w:type="dxa"/>
                  <w:left w:w="100" w:type="dxa"/>
                  <w:bottom w:w="80" w:type="dxa"/>
                  <w:right w:w="100" w:type="dxa"/>
                </w:tcMar>
              </w:tcPr>
            </w:tcPrChange>
          </w:tcPr>
          <w:p w:rsidR="00940C40" w:rsidRPr="00D71F43" w:rsidRDefault="00940C40" w:rsidP="00F27A2C">
            <w:pPr>
              <w:cnfStyle w:val="001000100000" w:firstRow="0" w:lastRow="0" w:firstColumn="1" w:lastColumn="0" w:oddVBand="0" w:evenVBand="0" w:oddHBand="1" w:evenHBand="0" w:firstRowFirstColumn="0" w:firstRowLastColumn="0" w:lastRowFirstColumn="0" w:lastRowLastColumn="0"/>
              <w:rPr>
                <w:ins w:id="2115" w:author="Juddy Tatiana Vargas Santofimio" w:date="2026-09-01T17:16:00Z"/>
                <w:rPrChange w:id="2116" w:author="Juddy Tatiana Vargas Santofimio" w:date="2026-09-13T15:06:00Z">
                  <w:rPr>
                    <w:ins w:id="2117" w:author="Juddy Tatiana Vargas Santofimio" w:date="2026-09-01T17:16:00Z"/>
                  </w:rPr>
                </w:rPrChange>
              </w:rPr>
            </w:pPr>
            <w:ins w:id="2118" w:author="Juddy Tatiana Vargas Santofimio" w:date="2026-09-01T17:16:00Z">
              <w:r w:rsidRPr="00D71F43">
                <w:rPr>
                  <w:bCs/>
                  <w:rPrChange w:id="2119" w:author="Juddy Tatiana Vargas Santofimio" w:date="2026-09-13T15:06:00Z">
                    <w:rPr>
                      <w:b w:val="0"/>
                      <w:bCs/>
                    </w:rPr>
                  </w:rPrChange>
                </w:rPr>
                <w:t>Precondición</w:t>
              </w:r>
            </w:ins>
          </w:p>
        </w:tc>
        <w:tc>
          <w:tcPr>
            <w:tcW w:w="7143" w:type="dxa"/>
            <w:tcPrChange w:id="2120" w:author="Juddy Tatiana Vargas Santofimio" w:date="2026-09-13T15:23:00Z">
              <w:tcPr>
                <w:tcW w:w="6660" w:type="dxa"/>
                <w:tcMar>
                  <w:top w:w="80" w:type="dxa"/>
                  <w:left w:w="100" w:type="dxa"/>
                  <w:bottom w:w="80" w:type="dxa"/>
                  <w:right w:w="100" w:type="dxa"/>
                </w:tcMar>
              </w:tcPr>
            </w:tcPrChange>
          </w:tcPr>
          <w:p w:rsidR="00940C40" w:rsidRDefault="00940C40" w:rsidP="00F27A2C">
            <w:pPr>
              <w:cnfStyle w:val="000000100000" w:firstRow="0" w:lastRow="0" w:firstColumn="0" w:lastColumn="0" w:oddVBand="0" w:evenVBand="0" w:oddHBand="1" w:evenHBand="0" w:firstRowFirstColumn="0" w:firstRowLastColumn="0" w:lastRowFirstColumn="0" w:lastRowLastColumn="0"/>
              <w:rPr>
                <w:ins w:id="2121" w:author="Juddy Tatiana Vargas Santofimio" w:date="2026-09-01T17:16:00Z"/>
              </w:rPr>
            </w:pPr>
            <w:ins w:id="2122" w:author="Juddy Tatiana Vargas Santofimio" w:date="2026-09-01T17:16:00Z">
              <w:r>
                <w:t>El usuario tiene sesión activa y el torneo existe.</w:t>
              </w:r>
            </w:ins>
          </w:p>
        </w:tc>
      </w:tr>
      <w:tr w:rsidR="00940C40" w:rsidTr="00E03AE5">
        <w:trPr>
          <w:cnfStyle w:val="000000010000" w:firstRow="0" w:lastRow="0" w:firstColumn="0" w:lastColumn="0" w:oddVBand="0" w:evenVBand="0" w:oddHBand="0" w:evenHBand="1" w:firstRowFirstColumn="0" w:firstRowLastColumn="0" w:lastRowFirstColumn="0" w:lastRowLastColumn="0"/>
          <w:ins w:id="2123" w:author="Juddy Tatiana Vargas Santofimio" w:date="2026-09-01T17:16:00Z"/>
        </w:trPr>
        <w:tc>
          <w:tcPr>
            <w:cnfStyle w:val="001000000000" w:firstRow="0" w:lastRow="0" w:firstColumn="1" w:lastColumn="0" w:oddVBand="0" w:evenVBand="0" w:oddHBand="0" w:evenHBand="0" w:firstRowFirstColumn="0" w:firstRowLastColumn="0" w:lastRowFirstColumn="0" w:lastRowLastColumn="0"/>
            <w:tcW w:w="1701" w:type="dxa"/>
            <w:tcPrChange w:id="2124" w:author="Juddy Tatiana Vargas Santofimio" w:date="2026-09-13T15:23:00Z">
              <w:tcPr>
                <w:tcW w:w="2300" w:type="dxa"/>
                <w:shd w:val="clear" w:color="auto" w:fill="E7F3EA"/>
                <w:tcMar>
                  <w:top w:w="80" w:type="dxa"/>
                  <w:left w:w="100" w:type="dxa"/>
                  <w:bottom w:w="80" w:type="dxa"/>
                  <w:right w:w="100" w:type="dxa"/>
                </w:tcMar>
              </w:tcPr>
            </w:tcPrChange>
          </w:tcPr>
          <w:p w:rsidR="00940C40" w:rsidRPr="00D71F43" w:rsidRDefault="00940C40" w:rsidP="00F27A2C">
            <w:pPr>
              <w:cnfStyle w:val="001000010000" w:firstRow="0" w:lastRow="0" w:firstColumn="1" w:lastColumn="0" w:oddVBand="0" w:evenVBand="0" w:oddHBand="0" w:evenHBand="1" w:firstRowFirstColumn="0" w:firstRowLastColumn="0" w:lastRowFirstColumn="0" w:lastRowLastColumn="0"/>
              <w:rPr>
                <w:ins w:id="2125" w:author="Juddy Tatiana Vargas Santofimio" w:date="2026-09-01T17:16:00Z"/>
                <w:rPrChange w:id="2126" w:author="Juddy Tatiana Vargas Santofimio" w:date="2026-09-13T15:06:00Z">
                  <w:rPr>
                    <w:ins w:id="2127" w:author="Juddy Tatiana Vargas Santofimio" w:date="2026-09-01T17:16:00Z"/>
                  </w:rPr>
                </w:rPrChange>
              </w:rPr>
            </w:pPr>
            <w:ins w:id="2128" w:author="Juddy Tatiana Vargas Santofimio" w:date="2026-09-01T17:16:00Z">
              <w:r w:rsidRPr="00D71F43">
                <w:rPr>
                  <w:bCs/>
                  <w:rPrChange w:id="2129" w:author="Juddy Tatiana Vargas Santofimio" w:date="2026-09-13T15:06:00Z">
                    <w:rPr>
                      <w:b w:val="0"/>
                      <w:bCs/>
                    </w:rPr>
                  </w:rPrChange>
                </w:rPr>
                <w:t>Disparador</w:t>
              </w:r>
            </w:ins>
          </w:p>
        </w:tc>
        <w:tc>
          <w:tcPr>
            <w:tcW w:w="7143" w:type="dxa"/>
            <w:tcPrChange w:id="2130" w:author="Juddy Tatiana Vargas Santofimio" w:date="2026-09-13T15:23:00Z">
              <w:tcPr>
                <w:tcW w:w="6660" w:type="dxa"/>
                <w:tcMar>
                  <w:top w:w="80" w:type="dxa"/>
                  <w:left w:w="100" w:type="dxa"/>
                  <w:bottom w:w="80" w:type="dxa"/>
                  <w:right w:w="100" w:type="dxa"/>
                </w:tcMar>
              </w:tcPr>
            </w:tcPrChange>
          </w:tcPr>
          <w:p w:rsidR="00940C40" w:rsidRDefault="00940C40" w:rsidP="00F27A2C">
            <w:pPr>
              <w:cnfStyle w:val="000000010000" w:firstRow="0" w:lastRow="0" w:firstColumn="0" w:lastColumn="0" w:oddVBand="0" w:evenVBand="0" w:oddHBand="0" w:evenHBand="1" w:firstRowFirstColumn="0" w:firstRowLastColumn="0" w:lastRowFirstColumn="0" w:lastRowLastColumn="0"/>
              <w:rPr>
                <w:ins w:id="2131" w:author="Juddy Tatiana Vargas Santofimio" w:date="2026-09-01T17:16:00Z"/>
              </w:rPr>
            </w:pPr>
            <w:ins w:id="2132" w:author="Juddy Tatiana Vargas Santofimio" w:date="2026-09-01T17:16:00Z">
              <w:r>
                <w:t>El usuario pulsa el ícono de estrella (</w:t>
              </w:r>
              <w:r>
                <w:rPr>
                  <w:rFonts w:ascii="Segoe UI Symbol" w:hAnsi="Segoe UI Symbol" w:cs="Segoe UI Symbol"/>
                </w:rPr>
                <w:t>★</w:t>
              </w:r>
              <w:r>
                <w:t xml:space="preserve"> / </w:t>
              </w:r>
              <w:r>
                <w:rPr>
                  <w:rFonts w:ascii="Segoe UI Symbol" w:hAnsi="Segoe UI Symbol" w:cs="Segoe UI Symbol"/>
                </w:rPr>
                <w:t>☆</w:t>
              </w:r>
              <w:r>
                <w:t>) sobre un torneo en "Mis torneos".</w:t>
              </w:r>
            </w:ins>
          </w:p>
        </w:tc>
      </w:tr>
    </w:tbl>
    <w:p w:rsidR="00940C40" w:rsidRDefault="00940C40" w:rsidP="00940C40">
      <w:pPr>
        <w:spacing w:before="140" w:after="60"/>
        <w:rPr>
          <w:ins w:id="2133" w:author="Juddy Tatiana Vargas Santofimio" w:date="2026-09-01T17:16:00Z"/>
        </w:rPr>
      </w:pPr>
      <w:ins w:id="2134" w:author="Juddy Tatiana Vargas Santofimio" w:date="2026-09-01T17:16:00Z">
        <w:r>
          <w:rPr>
            <w:b/>
            <w:bCs/>
          </w:rPr>
          <w:t>Flujo principal</w:t>
        </w:r>
      </w:ins>
    </w:p>
    <w:p w:rsidR="00940C40" w:rsidRDefault="00940C40">
      <w:pPr>
        <w:pStyle w:val="Prrafodelista"/>
        <w:numPr>
          <w:ilvl w:val="0"/>
          <w:numId w:val="71"/>
        </w:numPr>
        <w:spacing w:after="60"/>
        <w:rPr>
          <w:ins w:id="2135" w:author="Juddy Tatiana Vargas Santofimio" w:date="2026-09-01T17:16:00Z"/>
        </w:rPr>
        <w:pPrChange w:id="2136" w:author="Juddy Tatiana Vargas Santofimio" w:date="2026-09-01T17:17:00Z">
          <w:pPr>
            <w:spacing w:after="60"/>
            <w:ind w:left="260" w:hanging="260"/>
          </w:pPr>
        </w:pPrChange>
      </w:pPr>
      <w:ins w:id="2137" w:author="Juddy Tatiana Vargas Santofimio" w:date="2026-09-01T17:16:00Z">
        <w:r>
          <w:t>El usuario pulsa la estrella vacía (</w:t>
        </w:r>
        <w:r>
          <w:rPr>
            <w:rFonts w:ascii="Segoe UI Symbol" w:hAnsi="Segoe UI Symbol" w:cs="Segoe UI Symbol"/>
          </w:rPr>
          <w:t>☆</w:t>
        </w:r>
        <w:r>
          <w:t>) junto a un torneo.</w:t>
        </w:r>
      </w:ins>
    </w:p>
    <w:p w:rsidR="00940C40" w:rsidRDefault="00940C40">
      <w:pPr>
        <w:pStyle w:val="Prrafodelista"/>
        <w:numPr>
          <w:ilvl w:val="0"/>
          <w:numId w:val="71"/>
        </w:numPr>
        <w:spacing w:after="60"/>
        <w:rPr>
          <w:ins w:id="2138" w:author="Juddy Tatiana Vargas Santofimio" w:date="2026-09-01T17:16:00Z"/>
        </w:rPr>
        <w:pPrChange w:id="2139" w:author="Juddy Tatiana Vargas Santofimio" w:date="2026-09-01T17:17:00Z">
          <w:pPr>
            <w:spacing w:after="60"/>
            <w:ind w:left="260" w:hanging="260"/>
          </w:pPr>
        </w:pPrChange>
      </w:pPr>
      <w:ins w:id="2140" w:author="Juddy Tatiana Vargas Santofimio" w:date="2026-09-01T17:16:00Z">
        <w:r>
          <w:t>El sistema marca el torneo como favorito y lo resalta con estrella llena (</w:t>
        </w:r>
        <w:r w:rsidRPr="00940C40">
          <w:rPr>
            <w:rFonts w:ascii="Segoe UI Symbol" w:hAnsi="Segoe UI Symbol" w:cs="Segoe UI Symbol"/>
          </w:rPr>
          <w:t>★</w:t>
        </w:r>
        <w:r>
          <w:t>).</w:t>
        </w:r>
      </w:ins>
    </w:p>
    <w:p w:rsidR="00940C40" w:rsidRDefault="00940C40">
      <w:pPr>
        <w:pStyle w:val="Prrafodelista"/>
        <w:numPr>
          <w:ilvl w:val="0"/>
          <w:numId w:val="71"/>
        </w:numPr>
        <w:spacing w:after="60"/>
        <w:rPr>
          <w:ins w:id="2141" w:author="Juddy Tatiana Vargas Santofimio" w:date="2026-09-01T17:16:00Z"/>
        </w:rPr>
        <w:pPrChange w:id="2142" w:author="Juddy Tatiana Vargas Santofimio" w:date="2026-09-01T17:17:00Z">
          <w:pPr>
            <w:spacing w:after="60"/>
            <w:ind w:left="260" w:hanging="260"/>
          </w:pPr>
        </w:pPrChange>
      </w:pPr>
      <w:ins w:id="2143" w:author="Juddy Tatiana Vargas Santofimio" w:date="2026-09-01T17:16:00Z">
        <w:r>
          <w:t>El torneo queda accesible desde la vista "Torneos favoritos", con su resumen de posiciones y destacados.</w:t>
        </w:r>
      </w:ins>
    </w:p>
    <w:p w:rsidR="00940C40" w:rsidRDefault="00940C40" w:rsidP="00940C40">
      <w:pPr>
        <w:spacing w:before="140" w:after="60"/>
        <w:rPr>
          <w:ins w:id="2144" w:author="Juddy Tatiana Vargas Santofimio" w:date="2026-09-01T17:16:00Z"/>
        </w:rPr>
      </w:pPr>
      <w:ins w:id="2145" w:author="Juddy Tatiana Vargas Santofimio" w:date="2026-09-01T17:16:00Z">
        <w:r>
          <w:rPr>
            <w:b/>
            <w:bCs/>
          </w:rPr>
          <w:t>Flujos alternativos / excepciones</w:t>
        </w:r>
      </w:ins>
    </w:p>
    <w:p w:rsidR="00940C40" w:rsidRDefault="00940C40">
      <w:pPr>
        <w:pStyle w:val="Prrafodelista"/>
        <w:numPr>
          <w:ilvl w:val="0"/>
          <w:numId w:val="72"/>
        </w:numPr>
        <w:spacing w:after="60" w:line="240" w:lineRule="auto"/>
        <w:contextualSpacing w:val="0"/>
        <w:rPr>
          <w:ins w:id="2146" w:author="Juddy Tatiana Vargas Santofimio" w:date="2026-09-01T17:16:00Z"/>
        </w:rPr>
        <w:pPrChange w:id="2147" w:author="Juddy Tatiana Vargas Santofimio" w:date="2026-09-01T17:17:00Z">
          <w:pPr>
            <w:pStyle w:val="Prrafodelista"/>
            <w:numPr>
              <w:numId w:val="70"/>
            </w:numPr>
            <w:spacing w:after="60" w:line="240" w:lineRule="auto"/>
            <w:ind w:left="260" w:hanging="260"/>
            <w:contextualSpacing w:val="0"/>
          </w:pPr>
        </w:pPrChange>
      </w:pPr>
      <w:ins w:id="2148" w:author="Juddy Tatiana Vargas Santofimio" w:date="2026-09-01T17:16:00Z">
        <w:r>
          <w:t>1a. El usuario pulsa una estrella ya llena (</w:t>
        </w:r>
        <w:r>
          <w:rPr>
            <w:rFonts w:ascii="Segoe UI Symbol" w:hAnsi="Segoe UI Symbol" w:cs="Segoe UI Symbol"/>
          </w:rPr>
          <w:t>★</w:t>
        </w:r>
        <w:r>
          <w:t xml:space="preserve">) </w:t>
        </w:r>
        <w:r>
          <w:rPr>
            <w:rFonts w:cs="Franklin Gothic Book"/>
          </w:rPr>
          <w:t>→</w:t>
        </w:r>
        <w:r>
          <w:t xml:space="preserve"> el sistema quita el torneo de favoritos.</w:t>
        </w:r>
      </w:ins>
    </w:p>
    <w:p w:rsidR="00940C40" w:rsidRDefault="00940C40" w:rsidP="00940C40">
      <w:pPr>
        <w:spacing w:before="140" w:after="60"/>
        <w:rPr>
          <w:ins w:id="2149" w:author="Juddy Tatiana Vargas Santofimio" w:date="2026-09-01T17:16:00Z"/>
        </w:rPr>
      </w:pPr>
      <w:proofErr w:type="spellStart"/>
      <w:ins w:id="2150" w:author="Juddy Tatiana Vargas Santofimio" w:date="2026-09-01T17:16:00Z">
        <w:r>
          <w:rPr>
            <w:b/>
            <w:bCs/>
          </w:rPr>
          <w:t>Postcondición</w:t>
        </w:r>
        <w:proofErr w:type="spellEnd"/>
      </w:ins>
    </w:p>
    <w:p w:rsidR="00940C40" w:rsidRDefault="00940C40" w:rsidP="00940C40">
      <w:pPr>
        <w:spacing w:after="140"/>
        <w:rPr>
          <w:ins w:id="2151" w:author="Juddy Tatiana Vargas Santofimio" w:date="2026-09-01T17:16:00Z"/>
        </w:rPr>
      </w:pPr>
      <w:ins w:id="2152" w:author="Juddy Tatiana Vargas Santofimio" w:date="2026-09-01T17:16:00Z">
        <w:r>
          <w:t>La lista de torneos favoritos del usuario queda actualizada.</w:t>
        </w:r>
      </w:ins>
    </w:p>
    <w:p w:rsidR="00940C40" w:rsidRDefault="00940C40">
      <w:pPr>
        <w:pStyle w:val="Ttulo3"/>
        <w:numPr>
          <w:ilvl w:val="0"/>
          <w:numId w:val="53"/>
        </w:numPr>
        <w:rPr>
          <w:ins w:id="2153" w:author="Juddy Tatiana Vargas Santofimio" w:date="2026-09-01T17:16:00Z"/>
        </w:rPr>
        <w:pPrChange w:id="2154" w:author="Juddy Tatiana Vargas Santofimio" w:date="2026-09-01T17:17:00Z">
          <w:pPr>
            <w:pStyle w:val="Ttulo2"/>
            <w:spacing w:before="340" w:after="100"/>
          </w:pPr>
        </w:pPrChange>
      </w:pPr>
      <w:ins w:id="2155" w:author="Juddy Tatiana Vargas Santofimio" w:date="2026-09-01T17:17:00Z">
        <w:r>
          <w:t>V</w:t>
        </w:r>
      </w:ins>
      <w:ins w:id="2156" w:author="Juddy Tatiana Vargas Santofimio" w:date="2026-09-01T17:16:00Z">
        <w:r>
          <w:t xml:space="preserve">alidar cuota de género en </w:t>
        </w:r>
      </w:ins>
      <w:ins w:id="2157" w:author="Juddy Tatiana Vargas Santofimio" w:date="2026-09-13T14:35:00Z">
        <w:r w:rsidR="0016594A">
          <w:t>HandPLay</w:t>
        </w:r>
      </w:ins>
      <w:ins w:id="2158" w:author="Juddy Tatiana Vargas Santofimio" w:date="2026-09-01T17:16:00Z">
        <w:r>
          <w:t xml:space="preserve"> (categoría Mixto)</w:t>
        </w:r>
      </w:ins>
    </w:p>
    <w:tbl>
      <w:tblPr>
        <w:tblStyle w:val="Estilo1"/>
        <w:tblW w:w="8844" w:type="dxa"/>
        <w:tblLook w:val="0480" w:firstRow="0" w:lastRow="0" w:firstColumn="1" w:lastColumn="0" w:noHBand="0" w:noVBand="1"/>
        <w:tblPrChange w:id="2159" w:author="Juddy Tatiana Vargas Santofimio" w:date="2026-09-13T15:23: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098"/>
        <w:gridCol w:w="6746"/>
        <w:tblGridChange w:id="2160">
          <w:tblGrid>
            <w:gridCol w:w="2300"/>
            <w:gridCol w:w="6660"/>
          </w:tblGrid>
        </w:tblGridChange>
      </w:tblGrid>
      <w:tr w:rsidR="00940C40" w:rsidTr="00E03AE5">
        <w:trPr>
          <w:cnfStyle w:val="000000100000" w:firstRow="0" w:lastRow="0" w:firstColumn="0" w:lastColumn="0" w:oddVBand="0" w:evenVBand="0" w:oddHBand="1" w:evenHBand="0" w:firstRowFirstColumn="0" w:firstRowLastColumn="0" w:lastRowFirstColumn="0" w:lastRowLastColumn="0"/>
          <w:ins w:id="2161" w:author="Juddy Tatiana Vargas Santofimio" w:date="2026-09-01T17:16:00Z"/>
        </w:trPr>
        <w:tc>
          <w:tcPr>
            <w:cnfStyle w:val="001000000000" w:firstRow="0" w:lastRow="0" w:firstColumn="1" w:lastColumn="0" w:oddVBand="0" w:evenVBand="0" w:oddHBand="0" w:evenHBand="0" w:firstRowFirstColumn="0" w:firstRowLastColumn="0" w:lastRowFirstColumn="0" w:lastRowLastColumn="0"/>
            <w:tcW w:w="2098" w:type="dxa"/>
            <w:tcPrChange w:id="2162" w:author="Juddy Tatiana Vargas Santofimio" w:date="2026-09-13T15:23:00Z">
              <w:tcPr>
                <w:tcW w:w="2300" w:type="dxa"/>
                <w:shd w:val="clear" w:color="auto" w:fill="E7F3EA"/>
                <w:tcMar>
                  <w:top w:w="80" w:type="dxa"/>
                  <w:left w:w="100" w:type="dxa"/>
                  <w:bottom w:w="80" w:type="dxa"/>
                  <w:right w:w="100" w:type="dxa"/>
                </w:tcMar>
              </w:tcPr>
            </w:tcPrChange>
          </w:tcPr>
          <w:p w:rsidR="00940C40" w:rsidRPr="00D71F43" w:rsidRDefault="00940C40" w:rsidP="00F27A2C">
            <w:pPr>
              <w:cnfStyle w:val="001000100000" w:firstRow="0" w:lastRow="0" w:firstColumn="1" w:lastColumn="0" w:oddVBand="0" w:evenVBand="0" w:oddHBand="1" w:evenHBand="0" w:firstRowFirstColumn="0" w:firstRowLastColumn="0" w:lastRowFirstColumn="0" w:lastRowLastColumn="0"/>
              <w:rPr>
                <w:ins w:id="2163" w:author="Juddy Tatiana Vargas Santofimio" w:date="2026-09-01T17:16:00Z"/>
                <w:rPrChange w:id="2164" w:author="Juddy Tatiana Vargas Santofimio" w:date="2026-09-13T15:06:00Z">
                  <w:rPr>
                    <w:ins w:id="2165" w:author="Juddy Tatiana Vargas Santofimio" w:date="2026-09-01T17:16:00Z"/>
                  </w:rPr>
                </w:rPrChange>
              </w:rPr>
            </w:pPr>
            <w:ins w:id="2166" w:author="Juddy Tatiana Vargas Santofimio" w:date="2026-09-01T17:16:00Z">
              <w:r w:rsidRPr="00D71F43">
                <w:rPr>
                  <w:bCs/>
                  <w:rPrChange w:id="2167" w:author="Juddy Tatiana Vargas Santofimio" w:date="2026-09-13T15:06:00Z">
                    <w:rPr>
                      <w:b w:val="0"/>
                      <w:bCs/>
                    </w:rPr>
                  </w:rPrChange>
                </w:rPr>
                <w:t>Actor principal</w:t>
              </w:r>
            </w:ins>
          </w:p>
        </w:tc>
        <w:tc>
          <w:tcPr>
            <w:tcW w:w="6746" w:type="dxa"/>
            <w:tcPrChange w:id="2168" w:author="Juddy Tatiana Vargas Santofimio" w:date="2026-09-13T15:23:00Z">
              <w:tcPr>
                <w:tcW w:w="6660" w:type="dxa"/>
                <w:tcMar>
                  <w:top w:w="80" w:type="dxa"/>
                  <w:left w:w="100" w:type="dxa"/>
                  <w:bottom w:w="80" w:type="dxa"/>
                  <w:right w:w="100" w:type="dxa"/>
                </w:tcMar>
              </w:tcPr>
            </w:tcPrChange>
          </w:tcPr>
          <w:p w:rsidR="00940C40" w:rsidRDefault="00940C40" w:rsidP="00F27A2C">
            <w:pPr>
              <w:cnfStyle w:val="000000100000" w:firstRow="0" w:lastRow="0" w:firstColumn="0" w:lastColumn="0" w:oddVBand="0" w:evenVBand="0" w:oddHBand="1" w:evenHBand="0" w:firstRowFirstColumn="0" w:firstRowLastColumn="0" w:lastRowFirstColumn="0" w:lastRowLastColumn="0"/>
              <w:rPr>
                <w:ins w:id="2169" w:author="Juddy Tatiana Vargas Santofimio" w:date="2026-09-01T17:16:00Z"/>
              </w:rPr>
            </w:pPr>
            <w:ins w:id="2170" w:author="Juddy Tatiana Vargas Santofimio" w:date="2026-09-01T17:16:00Z">
              <w:r>
                <w:t>Árbitro de mesa asignado (cronometrista o anotador)</w:t>
              </w:r>
            </w:ins>
          </w:p>
        </w:tc>
      </w:tr>
      <w:tr w:rsidR="00940C40" w:rsidTr="00E03AE5">
        <w:trPr>
          <w:cnfStyle w:val="000000010000" w:firstRow="0" w:lastRow="0" w:firstColumn="0" w:lastColumn="0" w:oddVBand="0" w:evenVBand="0" w:oddHBand="0" w:evenHBand="1" w:firstRowFirstColumn="0" w:firstRowLastColumn="0" w:lastRowFirstColumn="0" w:lastRowLastColumn="0"/>
          <w:ins w:id="2171" w:author="Juddy Tatiana Vargas Santofimio" w:date="2026-09-01T17:16:00Z"/>
        </w:trPr>
        <w:tc>
          <w:tcPr>
            <w:cnfStyle w:val="001000000000" w:firstRow="0" w:lastRow="0" w:firstColumn="1" w:lastColumn="0" w:oddVBand="0" w:evenVBand="0" w:oddHBand="0" w:evenHBand="0" w:firstRowFirstColumn="0" w:firstRowLastColumn="0" w:lastRowFirstColumn="0" w:lastRowLastColumn="0"/>
            <w:tcW w:w="2098" w:type="dxa"/>
            <w:tcPrChange w:id="2172" w:author="Juddy Tatiana Vargas Santofimio" w:date="2026-09-13T15:23:00Z">
              <w:tcPr>
                <w:tcW w:w="2300" w:type="dxa"/>
                <w:shd w:val="clear" w:color="auto" w:fill="E7F3EA"/>
                <w:tcMar>
                  <w:top w:w="80" w:type="dxa"/>
                  <w:left w:w="100" w:type="dxa"/>
                  <w:bottom w:w="80" w:type="dxa"/>
                  <w:right w:w="100" w:type="dxa"/>
                </w:tcMar>
              </w:tcPr>
            </w:tcPrChange>
          </w:tcPr>
          <w:p w:rsidR="00940C40" w:rsidRPr="00D71F43" w:rsidRDefault="00940C40" w:rsidP="00F27A2C">
            <w:pPr>
              <w:cnfStyle w:val="001000010000" w:firstRow="0" w:lastRow="0" w:firstColumn="1" w:lastColumn="0" w:oddVBand="0" w:evenVBand="0" w:oddHBand="0" w:evenHBand="1" w:firstRowFirstColumn="0" w:firstRowLastColumn="0" w:lastRowFirstColumn="0" w:lastRowLastColumn="0"/>
              <w:rPr>
                <w:ins w:id="2173" w:author="Juddy Tatiana Vargas Santofimio" w:date="2026-09-01T17:16:00Z"/>
                <w:rPrChange w:id="2174" w:author="Juddy Tatiana Vargas Santofimio" w:date="2026-09-13T15:06:00Z">
                  <w:rPr>
                    <w:ins w:id="2175" w:author="Juddy Tatiana Vargas Santofimio" w:date="2026-09-01T17:16:00Z"/>
                  </w:rPr>
                </w:rPrChange>
              </w:rPr>
            </w:pPr>
            <w:ins w:id="2176" w:author="Juddy Tatiana Vargas Santofimio" w:date="2026-09-01T17:16:00Z">
              <w:r w:rsidRPr="00D71F43">
                <w:rPr>
                  <w:bCs/>
                  <w:rPrChange w:id="2177" w:author="Juddy Tatiana Vargas Santofimio" w:date="2026-09-13T15:06:00Z">
                    <w:rPr>
                      <w:b w:val="0"/>
                      <w:bCs/>
                    </w:rPr>
                  </w:rPrChange>
                </w:rPr>
                <w:t>Actores secundarios</w:t>
              </w:r>
            </w:ins>
          </w:p>
        </w:tc>
        <w:tc>
          <w:tcPr>
            <w:tcW w:w="6746" w:type="dxa"/>
            <w:tcPrChange w:id="2178" w:author="Juddy Tatiana Vargas Santofimio" w:date="2026-09-13T15:23:00Z">
              <w:tcPr>
                <w:tcW w:w="6660" w:type="dxa"/>
                <w:tcMar>
                  <w:top w:w="80" w:type="dxa"/>
                  <w:left w:w="100" w:type="dxa"/>
                  <w:bottom w:w="80" w:type="dxa"/>
                  <w:right w:w="100" w:type="dxa"/>
                </w:tcMar>
              </w:tcPr>
            </w:tcPrChange>
          </w:tcPr>
          <w:p w:rsidR="00940C40" w:rsidRDefault="00940C40" w:rsidP="00F27A2C">
            <w:pPr>
              <w:cnfStyle w:val="000000010000" w:firstRow="0" w:lastRow="0" w:firstColumn="0" w:lastColumn="0" w:oddVBand="0" w:evenVBand="0" w:oddHBand="0" w:evenHBand="1" w:firstRowFirstColumn="0" w:firstRowLastColumn="0" w:lastRowFirstColumn="0" w:lastRowLastColumn="0"/>
              <w:rPr>
                <w:ins w:id="2179" w:author="Juddy Tatiana Vargas Santofimio" w:date="2026-09-01T17:16:00Z"/>
              </w:rPr>
            </w:pPr>
            <w:ins w:id="2180" w:author="Juddy Tatiana Vargas Santofimio" w:date="2026-09-01T17:16:00Z">
              <w:r>
                <w:t xml:space="preserve">Árbitro de campo (verifica visualmente en </w:t>
              </w:r>
            </w:ins>
            <w:ins w:id="2181" w:author="Juddy Tatiana Vargas Santofimio" w:date="2026-09-13T14:35:00Z">
              <w:r w:rsidR="0016594A">
                <w:t>HandPLay</w:t>
              </w:r>
            </w:ins>
            <w:ins w:id="2182" w:author="Juddy Tatiana Vargas Santofimio" w:date="2026-09-01T17:16:00Z">
              <w:r>
                <w:t>), Administrador de liga (re</w:t>
              </w:r>
              <w:bookmarkStart w:id="2183" w:name="_GoBack"/>
              <w:bookmarkEnd w:id="2183"/>
              <w:r>
                <w:t>spaldo)</w:t>
              </w:r>
            </w:ins>
          </w:p>
        </w:tc>
      </w:tr>
      <w:tr w:rsidR="00940C40" w:rsidTr="00E03AE5">
        <w:trPr>
          <w:cnfStyle w:val="000000100000" w:firstRow="0" w:lastRow="0" w:firstColumn="0" w:lastColumn="0" w:oddVBand="0" w:evenVBand="0" w:oddHBand="1" w:evenHBand="0" w:firstRowFirstColumn="0" w:firstRowLastColumn="0" w:lastRowFirstColumn="0" w:lastRowLastColumn="0"/>
          <w:ins w:id="2184" w:author="Juddy Tatiana Vargas Santofimio" w:date="2026-09-01T17:16:00Z"/>
        </w:trPr>
        <w:tc>
          <w:tcPr>
            <w:cnfStyle w:val="001000000000" w:firstRow="0" w:lastRow="0" w:firstColumn="1" w:lastColumn="0" w:oddVBand="0" w:evenVBand="0" w:oddHBand="0" w:evenHBand="0" w:firstRowFirstColumn="0" w:firstRowLastColumn="0" w:lastRowFirstColumn="0" w:lastRowLastColumn="0"/>
            <w:tcW w:w="2098" w:type="dxa"/>
            <w:tcPrChange w:id="2185" w:author="Juddy Tatiana Vargas Santofimio" w:date="2026-09-13T15:23:00Z">
              <w:tcPr>
                <w:tcW w:w="2300" w:type="dxa"/>
                <w:shd w:val="clear" w:color="auto" w:fill="E7F3EA"/>
                <w:tcMar>
                  <w:top w:w="80" w:type="dxa"/>
                  <w:left w:w="100" w:type="dxa"/>
                  <w:bottom w:w="80" w:type="dxa"/>
                  <w:right w:w="100" w:type="dxa"/>
                </w:tcMar>
              </w:tcPr>
            </w:tcPrChange>
          </w:tcPr>
          <w:p w:rsidR="00940C40" w:rsidRPr="00D71F43" w:rsidRDefault="00940C40" w:rsidP="00F27A2C">
            <w:pPr>
              <w:cnfStyle w:val="001000100000" w:firstRow="0" w:lastRow="0" w:firstColumn="1" w:lastColumn="0" w:oddVBand="0" w:evenVBand="0" w:oddHBand="1" w:evenHBand="0" w:firstRowFirstColumn="0" w:firstRowLastColumn="0" w:lastRowFirstColumn="0" w:lastRowLastColumn="0"/>
              <w:rPr>
                <w:ins w:id="2186" w:author="Juddy Tatiana Vargas Santofimio" w:date="2026-09-01T17:16:00Z"/>
                <w:rPrChange w:id="2187" w:author="Juddy Tatiana Vargas Santofimio" w:date="2026-09-13T15:06:00Z">
                  <w:rPr>
                    <w:ins w:id="2188" w:author="Juddy Tatiana Vargas Santofimio" w:date="2026-09-01T17:16:00Z"/>
                  </w:rPr>
                </w:rPrChange>
              </w:rPr>
            </w:pPr>
            <w:ins w:id="2189" w:author="Juddy Tatiana Vargas Santofimio" w:date="2026-09-01T17:16:00Z">
              <w:r w:rsidRPr="00D71F43">
                <w:rPr>
                  <w:bCs/>
                  <w:rPrChange w:id="2190" w:author="Juddy Tatiana Vargas Santofimio" w:date="2026-09-13T15:06:00Z">
                    <w:rPr>
                      <w:b w:val="0"/>
                      <w:bCs/>
                    </w:rPr>
                  </w:rPrChange>
                </w:rPr>
                <w:t>Requerimientos</w:t>
              </w:r>
            </w:ins>
          </w:p>
        </w:tc>
        <w:tc>
          <w:tcPr>
            <w:tcW w:w="6746" w:type="dxa"/>
            <w:tcPrChange w:id="2191" w:author="Juddy Tatiana Vargas Santofimio" w:date="2026-09-13T15:23:00Z">
              <w:tcPr>
                <w:tcW w:w="6660" w:type="dxa"/>
                <w:tcMar>
                  <w:top w:w="80" w:type="dxa"/>
                  <w:left w:w="100" w:type="dxa"/>
                  <w:bottom w:w="80" w:type="dxa"/>
                  <w:right w:w="100" w:type="dxa"/>
                </w:tcMar>
              </w:tcPr>
            </w:tcPrChange>
          </w:tcPr>
          <w:p w:rsidR="00940C40" w:rsidRDefault="00940C40" w:rsidP="00F27A2C">
            <w:pPr>
              <w:cnfStyle w:val="000000100000" w:firstRow="0" w:lastRow="0" w:firstColumn="0" w:lastColumn="0" w:oddVBand="0" w:evenVBand="0" w:oddHBand="1" w:evenHBand="0" w:firstRowFirstColumn="0" w:firstRowLastColumn="0" w:lastRowFirstColumn="0" w:lastRowLastColumn="0"/>
              <w:rPr>
                <w:ins w:id="2192" w:author="Juddy Tatiana Vargas Santofimio" w:date="2026-09-01T17:16:00Z"/>
              </w:rPr>
            </w:pPr>
            <w:ins w:id="2193" w:author="Juddy Tatiana Vargas Santofimio" w:date="2026-09-01T17:16:00Z">
              <w:r>
                <w:t>RF-17, RN-06</w:t>
              </w:r>
            </w:ins>
          </w:p>
        </w:tc>
      </w:tr>
      <w:tr w:rsidR="00940C40" w:rsidTr="00E03AE5">
        <w:trPr>
          <w:cnfStyle w:val="000000010000" w:firstRow="0" w:lastRow="0" w:firstColumn="0" w:lastColumn="0" w:oddVBand="0" w:evenVBand="0" w:oddHBand="0" w:evenHBand="1" w:firstRowFirstColumn="0" w:firstRowLastColumn="0" w:lastRowFirstColumn="0" w:lastRowLastColumn="0"/>
          <w:ins w:id="2194" w:author="Juddy Tatiana Vargas Santofimio" w:date="2026-09-01T17:16:00Z"/>
        </w:trPr>
        <w:tc>
          <w:tcPr>
            <w:cnfStyle w:val="001000000000" w:firstRow="0" w:lastRow="0" w:firstColumn="1" w:lastColumn="0" w:oddVBand="0" w:evenVBand="0" w:oddHBand="0" w:evenHBand="0" w:firstRowFirstColumn="0" w:firstRowLastColumn="0" w:lastRowFirstColumn="0" w:lastRowLastColumn="0"/>
            <w:tcW w:w="2098" w:type="dxa"/>
            <w:tcPrChange w:id="2195" w:author="Juddy Tatiana Vargas Santofimio" w:date="2026-09-13T15:23:00Z">
              <w:tcPr>
                <w:tcW w:w="2300" w:type="dxa"/>
                <w:shd w:val="clear" w:color="auto" w:fill="E7F3EA"/>
                <w:tcMar>
                  <w:top w:w="80" w:type="dxa"/>
                  <w:left w:w="100" w:type="dxa"/>
                  <w:bottom w:w="80" w:type="dxa"/>
                  <w:right w:w="100" w:type="dxa"/>
                </w:tcMar>
              </w:tcPr>
            </w:tcPrChange>
          </w:tcPr>
          <w:p w:rsidR="00940C40" w:rsidRPr="00D71F43" w:rsidRDefault="00940C40" w:rsidP="00F27A2C">
            <w:pPr>
              <w:cnfStyle w:val="001000010000" w:firstRow="0" w:lastRow="0" w:firstColumn="1" w:lastColumn="0" w:oddVBand="0" w:evenVBand="0" w:oddHBand="0" w:evenHBand="1" w:firstRowFirstColumn="0" w:firstRowLastColumn="0" w:lastRowFirstColumn="0" w:lastRowLastColumn="0"/>
              <w:rPr>
                <w:ins w:id="2196" w:author="Juddy Tatiana Vargas Santofimio" w:date="2026-09-01T17:16:00Z"/>
                <w:rPrChange w:id="2197" w:author="Juddy Tatiana Vargas Santofimio" w:date="2026-09-13T15:06:00Z">
                  <w:rPr>
                    <w:ins w:id="2198" w:author="Juddy Tatiana Vargas Santofimio" w:date="2026-09-01T17:16:00Z"/>
                  </w:rPr>
                </w:rPrChange>
              </w:rPr>
            </w:pPr>
            <w:ins w:id="2199" w:author="Juddy Tatiana Vargas Santofimio" w:date="2026-09-01T17:16:00Z">
              <w:r w:rsidRPr="00D71F43">
                <w:rPr>
                  <w:bCs/>
                  <w:rPrChange w:id="2200" w:author="Juddy Tatiana Vargas Santofimio" w:date="2026-09-13T15:06:00Z">
                    <w:rPr>
                      <w:b w:val="0"/>
                      <w:bCs/>
                    </w:rPr>
                  </w:rPrChange>
                </w:rPr>
                <w:t>Precondición</w:t>
              </w:r>
            </w:ins>
          </w:p>
        </w:tc>
        <w:tc>
          <w:tcPr>
            <w:tcW w:w="6746" w:type="dxa"/>
            <w:tcPrChange w:id="2201" w:author="Juddy Tatiana Vargas Santofimio" w:date="2026-09-13T15:23:00Z">
              <w:tcPr>
                <w:tcW w:w="6660" w:type="dxa"/>
                <w:tcMar>
                  <w:top w:w="80" w:type="dxa"/>
                  <w:left w:w="100" w:type="dxa"/>
                  <w:bottom w:w="80" w:type="dxa"/>
                  <w:right w:w="100" w:type="dxa"/>
                </w:tcMar>
              </w:tcPr>
            </w:tcPrChange>
          </w:tcPr>
          <w:p w:rsidR="00940C40" w:rsidRDefault="00940C40" w:rsidP="00F27A2C">
            <w:pPr>
              <w:cnfStyle w:val="000000010000" w:firstRow="0" w:lastRow="0" w:firstColumn="0" w:lastColumn="0" w:oddVBand="0" w:evenVBand="0" w:oddHBand="0" w:evenHBand="1" w:firstRowFirstColumn="0" w:firstRowLastColumn="0" w:lastRowFirstColumn="0" w:lastRowLastColumn="0"/>
              <w:rPr>
                <w:ins w:id="2202" w:author="Juddy Tatiana Vargas Santofimio" w:date="2026-09-01T17:16:00Z"/>
              </w:rPr>
            </w:pPr>
            <w:ins w:id="2203" w:author="Juddy Tatiana Vargas Santofimio" w:date="2026-09-01T17:16:00Z">
              <w:r>
                <w:t>El partido pertenece a la categoría Mixto y está por iniciar o en curso.</w:t>
              </w:r>
            </w:ins>
          </w:p>
        </w:tc>
      </w:tr>
      <w:tr w:rsidR="00940C40" w:rsidTr="00E03AE5">
        <w:trPr>
          <w:cnfStyle w:val="000000100000" w:firstRow="0" w:lastRow="0" w:firstColumn="0" w:lastColumn="0" w:oddVBand="0" w:evenVBand="0" w:oddHBand="1" w:evenHBand="0" w:firstRowFirstColumn="0" w:firstRowLastColumn="0" w:lastRowFirstColumn="0" w:lastRowLastColumn="0"/>
          <w:ins w:id="2204" w:author="Juddy Tatiana Vargas Santofimio" w:date="2026-09-01T17:16:00Z"/>
        </w:trPr>
        <w:tc>
          <w:tcPr>
            <w:cnfStyle w:val="001000000000" w:firstRow="0" w:lastRow="0" w:firstColumn="1" w:lastColumn="0" w:oddVBand="0" w:evenVBand="0" w:oddHBand="0" w:evenHBand="0" w:firstRowFirstColumn="0" w:firstRowLastColumn="0" w:lastRowFirstColumn="0" w:lastRowLastColumn="0"/>
            <w:tcW w:w="2098" w:type="dxa"/>
            <w:tcPrChange w:id="2205" w:author="Juddy Tatiana Vargas Santofimio" w:date="2026-09-13T15:23:00Z">
              <w:tcPr>
                <w:tcW w:w="2300" w:type="dxa"/>
                <w:shd w:val="clear" w:color="auto" w:fill="E7F3EA"/>
                <w:tcMar>
                  <w:top w:w="80" w:type="dxa"/>
                  <w:left w:w="100" w:type="dxa"/>
                  <w:bottom w:w="80" w:type="dxa"/>
                  <w:right w:w="100" w:type="dxa"/>
                </w:tcMar>
              </w:tcPr>
            </w:tcPrChange>
          </w:tcPr>
          <w:p w:rsidR="00940C40" w:rsidRPr="00D71F43" w:rsidRDefault="00940C40" w:rsidP="00F27A2C">
            <w:pPr>
              <w:cnfStyle w:val="001000100000" w:firstRow="0" w:lastRow="0" w:firstColumn="1" w:lastColumn="0" w:oddVBand="0" w:evenVBand="0" w:oddHBand="1" w:evenHBand="0" w:firstRowFirstColumn="0" w:firstRowLastColumn="0" w:lastRowFirstColumn="0" w:lastRowLastColumn="0"/>
              <w:rPr>
                <w:ins w:id="2206" w:author="Juddy Tatiana Vargas Santofimio" w:date="2026-09-01T17:16:00Z"/>
                <w:rPrChange w:id="2207" w:author="Juddy Tatiana Vargas Santofimio" w:date="2026-09-13T15:06:00Z">
                  <w:rPr>
                    <w:ins w:id="2208" w:author="Juddy Tatiana Vargas Santofimio" w:date="2026-09-01T17:16:00Z"/>
                  </w:rPr>
                </w:rPrChange>
              </w:rPr>
            </w:pPr>
            <w:ins w:id="2209" w:author="Juddy Tatiana Vargas Santofimio" w:date="2026-09-01T17:16:00Z">
              <w:r w:rsidRPr="00D71F43">
                <w:rPr>
                  <w:bCs/>
                  <w:rPrChange w:id="2210" w:author="Juddy Tatiana Vargas Santofimio" w:date="2026-09-13T15:06:00Z">
                    <w:rPr>
                      <w:b w:val="0"/>
                      <w:bCs/>
                    </w:rPr>
                  </w:rPrChange>
                </w:rPr>
                <w:t>Disparador</w:t>
              </w:r>
            </w:ins>
          </w:p>
        </w:tc>
        <w:tc>
          <w:tcPr>
            <w:tcW w:w="6746" w:type="dxa"/>
            <w:tcPrChange w:id="2211" w:author="Juddy Tatiana Vargas Santofimio" w:date="2026-09-13T15:23:00Z">
              <w:tcPr>
                <w:tcW w:w="6660" w:type="dxa"/>
                <w:tcMar>
                  <w:top w:w="80" w:type="dxa"/>
                  <w:left w:w="100" w:type="dxa"/>
                  <w:bottom w:w="80" w:type="dxa"/>
                  <w:right w:w="100" w:type="dxa"/>
                </w:tcMar>
              </w:tcPr>
            </w:tcPrChange>
          </w:tcPr>
          <w:p w:rsidR="00940C40" w:rsidRDefault="00940C40" w:rsidP="00F27A2C">
            <w:pPr>
              <w:cnfStyle w:val="000000100000" w:firstRow="0" w:lastRow="0" w:firstColumn="0" w:lastColumn="0" w:oddVBand="0" w:evenVBand="0" w:oddHBand="1" w:evenHBand="0" w:firstRowFirstColumn="0" w:firstRowLastColumn="0" w:lastRowFirstColumn="0" w:lastRowLastColumn="0"/>
              <w:rPr>
                <w:ins w:id="2212" w:author="Juddy Tatiana Vargas Santofimio" w:date="2026-09-01T17:16:00Z"/>
              </w:rPr>
            </w:pPr>
            <w:ins w:id="2213" w:author="Juddy Tatiana Vargas Santofimio" w:date="2026-09-01T17:16:00Z">
              <w:r>
                <w:t>El árbitro de mesa asignado intenta iniciar el partido o registra una sustitución en la vista "Partido en vivo".</w:t>
              </w:r>
            </w:ins>
          </w:p>
        </w:tc>
      </w:tr>
    </w:tbl>
    <w:p w:rsidR="00940C40" w:rsidRDefault="00940C40" w:rsidP="00940C40">
      <w:pPr>
        <w:spacing w:before="140" w:after="60"/>
        <w:rPr>
          <w:ins w:id="2214" w:author="Juddy Tatiana Vargas Santofimio" w:date="2026-09-01T17:16:00Z"/>
        </w:rPr>
      </w:pPr>
      <w:ins w:id="2215" w:author="Juddy Tatiana Vargas Santofimio" w:date="2026-09-01T17:16:00Z">
        <w:r>
          <w:rPr>
            <w:b/>
            <w:bCs/>
          </w:rPr>
          <w:t>Flujo principal</w:t>
        </w:r>
      </w:ins>
    </w:p>
    <w:p w:rsidR="00940C40" w:rsidRDefault="00940C40">
      <w:pPr>
        <w:pStyle w:val="Prrafodelista"/>
        <w:numPr>
          <w:ilvl w:val="0"/>
          <w:numId w:val="73"/>
        </w:numPr>
        <w:spacing w:after="60"/>
        <w:rPr>
          <w:ins w:id="2216" w:author="Juddy Tatiana Vargas Santofimio" w:date="2026-09-01T17:16:00Z"/>
        </w:rPr>
        <w:pPrChange w:id="2217" w:author="Juddy Tatiana Vargas Santofimio" w:date="2026-09-01T17:18:00Z">
          <w:pPr>
            <w:spacing w:after="60"/>
            <w:ind w:left="260" w:hanging="260"/>
          </w:pPr>
        </w:pPrChange>
      </w:pPr>
      <w:ins w:id="2218" w:author="Juddy Tatiana Vargas Santofimio" w:date="2026-09-01T17:16:00Z">
        <w:r>
          <w:t xml:space="preserve">El árbitro de mesa asignado define o actualiza la alineación de jugadores en </w:t>
        </w:r>
      </w:ins>
      <w:ins w:id="2219" w:author="Juddy Tatiana Vargas Santofimio" w:date="2026-09-13T14:35:00Z">
        <w:r w:rsidR="0016594A">
          <w:t>HandPLay</w:t>
        </w:r>
      </w:ins>
      <w:ins w:id="2220" w:author="Juddy Tatiana Vargas Santofimio" w:date="2026-09-01T17:16:00Z">
        <w:r>
          <w:t xml:space="preserve"> para cada equipo.</w:t>
        </w:r>
      </w:ins>
    </w:p>
    <w:p w:rsidR="00940C40" w:rsidRDefault="00940C40">
      <w:pPr>
        <w:pStyle w:val="Prrafodelista"/>
        <w:numPr>
          <w:ilvl w:val="0"/>
          <w:numId w:val="73"/>
        </w:numPr>
        <w:spacing w:after="60"/>
        <w:rPr>
          <w:ins w:id="2221" w:author="Juddy Tatiana Vargas Santofimio" w:date="2026-09-01T17:16:00Z"/>
        </w:rPr>
        <w:pPrChange w:id="2222" w:author="Juddy Tatiana Vargas Santofimio" w:date="2026-09-01T17:18:00Z">
          <w:pPr>
            <w:spacing w:after="60"/>
            <w:ind w:left="260" w:hanging="260"/>
          </w:pPr>
        </w:pPrChange>
      </w:pPr>
      <w:ins w:id="2223" w:author="Juddy Tatiana Vargas Santofimio" w:date="2026-09-01T17:16:00Z">
        <w:r>
          <w:t>El sistema cuenta los jugadores de cada género presentes en la alineación.</w:t>
        </w:r>
      </w:ins>
    </w:p>
    <w:p w:rsidR="00940C40" w:rsidRDefault="00940C40">
      <w:pPr>
        <w:pStyle w:val="Prrafodelista"/>
        <w:numPr>
          <w:ilvl w:val="0"/>
          <w:numId w:val="73"/>
        </w:numPr>
        <w:spacing w:after="60"/>
        <w:rPr>
          <w:ins w:id="2224" w:author="Juddy Tatiana Vargas Santofimio" w:date="2026-09-01T17:16:00Z"/>
        </w:rPr>
        <w:pPrChange w:id="2225" w:author="Juddy Tatiana Vargas Santofimio" w:date="2026-09-01T17:18:00Z">
          <w:pPr>
            <w:spacing w:after="60"/>
            <w:ind w:left="260" w:hanging="260"/>
          </w:pPr>
        </w:pPrChange>
      </w:pPr>
      <w:ins w:id="2226" w:author="Juddy Tatiana Vargas Santofimio" w:date="2026-09-01T17:16:00Z">
        <w:r>
          <w:t>El sistema verifica que se cumpla la cuota mínima de cada género definida por la Liga (RN-06).</w:t>
        </w:r>
      </w:ins>
    </w:p>
    <w:p w:rsidR="00940C40" w:rsidRDefault="00940C40">
      <w:pPr>
        <w:pStyle w:val="Prrafodelista"/>
        <w:numPr>
          <w:ilvl w:val="0"/>
          <w:numId w:val="73"/>
        </w:numPr>
        <w:spacing w:after="60"/>
        <w:rPr>
          <w:ins w:id="2227" w:author="Juddy Tatiana Vargas Santofimio" w:date="2026-09-01T17:16:00Z"/>
        </w:rPr>
        <w:pPrChange w:id="2228" w:author="Juddy Tatiana Vargas Santofimio" w:date="2026-09-01T17:18:00Z">
          <w:pPr>
            <w:spacing w:after="60"/>
            <w:ind w:left="260" w:hanging="260"/>
          </w:pPr>
        </w:pPrChange>
      </w:pPr>
      <w:ins w:id="2229" w:author="Juddy Tatiana Vargas Santofimio" w:date="2026-09-01T17:16:00Z">
        <w:r>
          <w:lastRenderedPageBreak/>
          <w:t>Si la cuota se cumple, el sistema permite iniciar el partido o confirmar la sustitución.</w:t>
        </w:r>
      </w:ins>
    </w:p>
    <w:p w:rsidR="00940C40" w:rsidRDefault="00940C40" w:rsidP="00940C40">
      <w:pPr>
        <w:spacing w:before="140" w:after="60"/>
        <w:rPr>
          <w:ins w:id="2230" w:author="Juddy Tatiana Vargas Santofimio" w:date="2026-09-01T17:16:00Z"/>
        </w:rPr>
      </w:pPr>
      <w:ins w:id="2231" w:author="Juddy Tatiana Vargas Santofimio" w:date="2026-09-01T17:16:00Z">
        <w:r>
          <w:rPr>
            <w:b/>
            <w:bCs/>
          </w:rPr>
          <w:t>Flujos alternativos / excepciones</w:t>
        </w:r>
      </w:ins>
    </w:p>
    <w:p w:rsidR="00940C40" w:rsidRDefault="00940C40">
      <w:pPr>
        <w:pStyle w:val="Prrafodelista"/>
        <w:numPr>
          <w:ilvl w:val="0"/>
          <w:numId w:val="74"/>
        </w:numPr>
        <w:spacing w:after="60" w:line="240" w:lineRule="auto"/>
        <w:contextualSpacing w:val="0"/>
        <w:rPr>
          <w:ins w:id="2232" w:author="Juddy Tatiana Vargas Santofimio" w:date="2026-09-01T17:16:00Z"/>
        </w:rPr>
        <w:pPrChange w:id="2233" w:author="Juddy Tatiana Vargas Santofimio" w:date="2026-09-01T17:18:00Z">
          <w:pPr>
            <w:pStyle w:val="Prrafodelista"/>
            <w:numPr>
              <w:numId w:val="70"/>
            </w:numPr>
            <w:spacing w:after="60" w:line="240" w:lineRule="auto"/>
            <w:ind w:left="260" w:hanging="260"/>
            <w:contextualSpacing w:val="0"/>
          </w:pPr>
        </w:pPrChange>
      </w:pPr>
      <w:ins w:id="2234" w:author="Juddy Tatiana Vargas Santofimio" w:date="2026-09-01T17:16:00Z">
        <w:r>
          <w:t>3a. La alineación no cumple la cuota mínima de género → el sistema impide iniciar el partido o confirmar la sustitución hasta corregir la alineación. (Tratamiento exacto —bloqueo duro o alerta confirmable— pendiente de definición por la Liga; ver sección 13.)</w:t>
        </w:r>
      </w:ins>
    </w:p>
    <w:p w:rsidR="00940C40" w:rsidRDefault="00940C40" w:rsidP="00940C40">
      <w:pPr>
        <w:spacing w:before="140" w:after="60"/>
        <w:rPr>
          <w:ins w:id="2235" w:author="Juddy Tatiana Vargas Santofimio" w:date="2026-09-01T17:16:00Z"/>
        </w:rPr>
      </w:pPr>
      <w:proofErr w:type="spellStart"/>
      <w:ins w:id="2236" w:author="Juddy Tatiana Vargas Santofimio" w:date="2026-09-01T17:16:00Z">
        <w:r>
          <w:rPr>
            <w:b/>
            <w:bCs/>
          </w:rPr>
          <w:t>Postcondición</w:t>
        </w:r>
        <w:proofErr w:type="spellEnd"/>
      </w:ins>
    </w:p>
    <w:p w:rsidR="00682597" w:rsidRDefault="00940C40" w:rsidP="00940C40">
      <w:pPr>
        <w:spacing w:after="140"/>
        <w:rPr>
          <w:ins w:id="2237" w:author="Juddy Tatiana Vargas Santofimio" w:date="2026-09-07T20:06:00Z"/>
        </w:rPr>
        <w:sectPr w:rsidR="00682597" w:rsidSect="00682597">
          <w:pgSz w:w="12240" w:h="15840"/>
          <w:pgMar w:top="1417" w:right="1701" w:bottom="1417" w:left="1701" w:header="708" w:footer="708" w:gutter="0"/>
          <w:cols w:space="708"/>
          <w:docGrid w:linePitch="360"/>
        </w:sectPr>
      </w:pPr>
      <w:ins w:id="2238" w:author="Juddy Tatiana Vargas Santofimio" w:date="2026-09-01T17:16:00Z">
        <w:r>
          <w:t xml:space="preserve">La alineación en </w:t>
        </w:r>
      </w:ins>
      <w:ins w:id="2239" w:author="Juddy Tatiana Vargas Santofimio" w:date="2026-09-13T14:35:00Z">
        <w:r w:rsidR="0016594A">
          <w:t>HandPLay</w:t>
        </w:r>
      </w:ins>
      <w:ins w:id="2240" w:author="Juddy Tatiana Vargas Santofimio" w:date="2026-09-01T17:16:00Z">
        <w:r>
          <w:t xml:space="preserve"> del equipo mixto queda validada según la cuota de género vigente, antes de permitir el inicio o la continuación del partido.</w:t>
        </w:r>
      </w:ins>
    </w:p>
    <w:p w:rsidR="00940C40" w:rsidRDefault="00940C40" w:rsidP="00940C40">
      <w:pPr>
        <w:spacing w:after="140"/>
        <w:rPr>
          <w:ins w:id="2241" w:author="Juddy Tatiana Vargas Santofimio" w:date="2026-09-01T17:16:00Z"/>
        </w:rPr>
      </w:pPr>
    </w:p>
    <w:p w:rsidR="00682597" w:rsidRDefault="00682597" w:rsidP="00682597">
      <w:pPr>
        <w:pStyle w:val="Ttulo1"/>
        <w:numPr>
          <w:ilvl w:val="0"/>
          <w:numId w:val="46"/>
        </w:numPr>
        <w:ind w:hanging="720"/>
        <w:rPr>
          <w:ins w:id="2242" w:author="Juddy Tatiana Vargas Santofimio" w:date="2026-09-07T20:07:00Z"/>
        </w:rPr>
      </w:pPr>
      <w:bookmarkStart w:id="2243" w:name="_Toc240204892"/>
      <w:ins w:id="2244" w:author="Juddy Tatiana Vargas Santofimio" w:date="2026-09-07T20:07:00Z">
        <w:r>
          <w:t>Diagramas</w:t>
        </w:r>
        <w:bookmarkEnd w:id="2243"/>
      </w:ins>
    </w:p>
    <w:p w:rsidR="00D06987" w:rsidRDefault="00D71F43">
      <w:pPr>
        <w:pStyle w:val="Ttulo2"/>
        <w:numPr>
          <w:ilvl w:val="0"/>
          <w:numId w:val="75"/>
        </w:numPr>
        <w:rPr>
          <w:ins w:id="2245" w:author="Juddy Tatiana Vargas Santofimio" w:date="2026-09-07T20:08:00Z"/>
        </w:rPr>
        <w:pPrChange w:id="2246" w:author="Juddy Tatiana Vargas Santofimio" w:date="2026-09-07T20:08:00Z">
          <w:pPr>
            <w:pStyle w:val="Ttulo2"/>
            <w:numPr>
              <w:numId w:val="46"/>
            </w:numPr>
            <w:ind w:left="1440" w:hanging="360"/>
          </w:pPr>
        </w:pPrChange>
      </w:pPr>
      <w:ins w:id="2247" w:author="Juddy Tatiana Vargas Santofimio" w:date="2026-09-13T15:08:00Z">
        <w:r>
          <w:t>Relación de entidades</w:t>
        </w:r>
      </w:ins>
      <w:ins w:id="2248" w:author="Juddy Tatiana Vargas Santofimio" w:date="2026-09-07T20:08:00Z">
        <w:r w:rsidR="00D06987" w:rsidRPr="00D06987">
          <w:t xml:space="preserve"> </w:t>
        </w:r>
      </w:ins>
    </w:p>
    <w:p w:rsidR="00D71F43" w:rsidRDefault="00D06987" w:rsidP="00D71F43">
      <w:pPr>
        <w:pStyle w:val="Ttulo2"/>
        <w:numPr>
          <w:ilvl w:val="0"/>
          <w:numId w:val="75"/>
        </w:numPr>
        <w:rPr>
          <w:ins w:id="2249" w:author="Juddy Tatiana Vargas Santofimio" w:date="2026-09-13T15:07:00Z"/>
        </w:rPr>
        <w:pPrChange w:id="2250" w:author="Juddy Tatiana Vargas Santofimio" w:date="2026-09-13T15:07:00Z">
          <w:pPr>
            <w:spacing w:after="0" w:line="240" w:lineRule="auto"/>
          </w:pPr>
        </w:pPrChange>
      </w:pPr>
      <w:ins w:id="2251" w:author="Juddy Tatiana Vargas Santofimio" w:date="2026-09-07T20:08:00Z">
        <w:r>
          <w:t>Casos de usos</w:t>
        </w:r>
      </w:ins>
    </w:p>
    <w:p w:rsidR="00D71F43" w:rsidRDefault="00D71F43" w:rsidP="00D71F43">
      <w:pPr>
        <w:pStyle w:val="Ttulo2"/>
        <w:numPr>
          <w:ilvl w:val="0"/>
          <w:numId w:val="75"/>
        </w:numPr>
        <w:rPr>
          <w:ins w:id="2252" w:author="Juddy Tatiana Vargas Santofimio" w:date="2026-09-13T15:07:00Z"/>
        </w:rPr>
        <w:pPrChange w:id="2253" w:author="Juddy Tatiana Vargas Santofimio" w:date="2026-09-13T15:07:00Z">
          <w:pPr>
            <w:spacing w:after="0" w:line="240" w:lineRule="auto"/>
          </w:pPr>
        </w:pPrChange>
      </w:pPr>
      <w:ins w:id="2254" w:author="Juddy Tatiana Vargas Santofimio" w:date="2026-09-13T15:07:00Z">
        <w:r>
          <w:t xml:space="preserve">Flujo </w:t>
        </w:r>
      </w:ins>
    </w:p>
    <w:p w:rsidR="00D71F43" w:rsidRDefault="00D71F43" w:rsidP="00D71F43">
      <w:pPr>
        <w:pStyle w:val="Ttulo2"/>
        <w:numPr>
          <w:ilvl w:val="0"/>
          <w:numId w:val="75"/>
        </w:numPr>
        <w:rPr>
          <w:ins w:id="2255" w:author="Juddy Tatiana Vargas Santofimio" w:date="2026-09-13T15:08:00Z"/>
        </w:rPr>
        <w:pPrChange w:id="2256" w:author="Juddy Tatiana Vargas Santofimio" w:date="2026-09-13T15:07:00Z">
          <w:pPr>
            <w:spacing w:after="0" w:line="240" w:lineRule="auto"/>
          </w:pPr>
        </w:pPrChange>
      </w:pPr>
      <w:ins w:id="2257" w:author="Juddy Tatiana Vargas Santofimio" w:date="2026-09-13T15:07:00Z">
        <w:r>
          <w:t>Secuencia</w:t>
        </w:r>
      </w:ins>
    </w:p>
    <w:p w:rsidR="00D71F43" w:rsidRDefault="00D71F43" w:rsidP="00D71F43">
      <w:pPr>
        <w:pStyle w:val="Ttulo2"/>
        <w:numPr>
          <w:ilvl w:val="0"/>
          <w:numId w:val="75"/>
        </w:numPr>
        <w:rPr>
          <w:ins w:id="2258" w:author="Juddy Tatiana Vargas Santofimio" w:date="2026-09-13T15:08:00Z"/>
        </w:rPr>
        <w:pPrChange w:id="2259" w:author="Juddy Tatiana Vargas Santofimio" w:date="2026-09-13T15:07:00Z">
          <w:pPr>
            <w:spacing w:after="0" w:line="240" w:lineRule="auto"/>
          </w:pPr>
        </w:pPrChange>
      </w:pPr>
      <w:ins w:id="2260" w:author="Juddy Tatiana Vargas Santofimio" w:date="2026-09-13T15:08:00Z">
        <w:r>
          <w:t>Clase</w:t>
        </w:r>
      </w:ins>
    </w:p>
    <w:p w:rsidR="00D71F43" w:rsidRDefault="00D71F43" w:rsidP="00D71F43">
      <w:pPr>
        <w:pStyle w:val="Ttulo2"/>
        <w:numPr>
          <w:ilvl w:val="0"/>
          <w:numId w:val="75"/>
        </w:numPr>
        <w:rPr>
          <w:ins w:id="2261" w:author="Juddy Tatiana Vargas Santofimio" w:date="2026-09-13T15:08:00Z"/>
        </w:rPr>
        <w:pPrChange w:id="2262" w:author="Juddy Tatiana Vargas Santofimio" w:date="2026-09-13T15:07:00Z">
          <w:pPr>
            <w:spacing w:after="0" w:line="240" w:lineRule="auto"/>
          </w:pPr>
        </w:pPrChange>
      </w:pPr>
      <w:ins w:id="2263" w:author="Juddy Tatiana Vargas Santofimio" w:date="2026-09-13T15:08:00Z">
        <w:r>
          <w:t>Estado</w:t>
        </w:r>
      </w:ins>
    </w:p>
    <w:p w:rsidR="00D71F43" w:rsidRDefault="00D71F43" w:rsidP="00D71F43">
      <w:pPr>
        <w:pStyle w:val="Ttulo2"/>
        <w:numPr>
          <w:ilvl w:val="0"/>
          <w:numId w:val="75"/>
        </w:numPr>
        <w:rPr>
          <w:ins w:id="2264" w:author="Juddy Tatiana Vargas Santofimio" w:date="2026-09-13T15:10:00Z"/>
        </w:rPr>
        <w:pPrChange w:id="2265" w:author="Juddy Tatiana Vargas Santofimio" w:date="2026-09-13T15:07:00Z">
          <w:pPr>
            <w:spacing w:after="0" w:line="240" w:lineRule="auto"/>
          </w:pPr>
        </w:pPrChange>
      </w:pPr>
      <w:ins w:id="2266" w:author="Juddy Tatiana Vargas Santofimio" w:date="2026-09-13T15:08:00Z">
        <w:r>
          <w:t>Trayectoria de usuario</w:t>
        </w:r>
      </w:ins>
    </w:p>
    <w:p w:rsidR="00D71F43" w:rsidRDefault="00D71F43" w:rsidP="00D71F43">
      <w:pPr>
        <w:pStyle w:val="Ttulo2"/>
        <w:numPr>
          <w:ilvl w:val="0"/>
          <w:numId w:val="75"/>
        </w:numPr>
        <w:rPr>
          <w:ins w:id="2267" w:author="Juddy Tatiana Vargas Santofimio" w:date="2026-09-13T15:11:00Z"/>
        </w:rPr>
        <w:pPrChange w:id="2268" w:author="Juddy Tatiana Vargas Santofimio" w:date="2026-09-13T15:07:00Z">
          <w:pPr>
            <w:spacing w:after="0" w:line="240" w:lineRule="auto"/>
          </w:pPr>
        </w:pPrChange>
      </w:pPr>
      <w:proofErr w:type="spellStart"/>
      <w:ins w:id="2269" w:author="Juddy Tatiana Vargas Santofimio" w:date="2026-09-13T15:10:00Z">
        <w:r>
          <w:t>GitGraph</w:t>
        </w:r>
        <w:proofErr w:type="spellEnd"/>
        <w:r>
          <w:t xml:space="preserve"> (</w:t>
        </w:r>
        <w:proofErr w:type="spellStart"/>
        <w:r>
          <w:t>Git</w:t>
        </w:r>
        <w:proofErr w:type="spellEnd"/>
        <w:r>
          <w:t xml:space="preserve">) </w:t>
        </w:r>
      </w:ins>
    </w:p>
    <w:p w:rsidR="00D71F43" w:rsidRDefault="00D71F43" w:rsidP="00D71F43">
      <w:pPr>
        <w:pStyle w:val="Ttulo2"/>
        <w:numPr>
          <w:ilvl w:val="0"/>
          <w:numId w:val="75"/>
        </w:numPr>
        <w:rPr>
          <w:ins w:id="2270" w:author="Juddy Tatiana Vargas Santofimio" w:date="2026-09-13T15:13:00Z"/>
        </w:rPr>
        <w:pPrChange w:id="2271" w:author="Juddy Tatiana Vargas Santofimio" w:date="2026-09-13T15:07:00Z">
          <w:pPr>
            <w:spacing w:after="0" w:line="240" w:lineRule="auto"/>
          </w:pPr>
        </w:pPrChange>
      </w:pPr>
      <w:ins w:id="2272" w:author="Juddy Tatiana Vargas Santofimio" w:date="2026-09-13T15:11:00Z">
        <w:r>
          <w:t>Arquitectura</w:t>
        </w:r>
      </w:ins>
      <w:ins w:id="2273" w:author="Juddy Tatiana Vargas Santofimio" w:date="2026-09-13T15:13:00Z">
        <w:r>
          <w:t xml:space="preserve"> </w:t>
        </w:r>
      </w:ins>
    </w:p>
    <w:p w:rsidR="00D71F43" w:rsidRPr="00D71F43" w:rsidRDefault="00D71F43" w:rsidP="00D71F43">
      <w:pPr>
        <w:pStyle w:val="Ttulo2"/>
        <w:numPr>
          <w:ilvl w:val="0"/>
          <w:numId w:val="75"/>
        </w:numPr>
        <w:rPr>
          <w:rPrChange w:id="2274" w:author="Juddy Tatiana Vargas Santofimio" w:date="2026-09-13T15:07:00Z">
            <w:rPr/>
          </w:rPrChange>
        </w:rPr>
        <w:pPrChange w:id="2275" w:author="Juddy Tatiana Vargas Santofimio" w:date="2026-09-13T15:07:00Z">
          <w:pPr>
            <w:spacing w:after="0" w:line="240" w:lineRule="auto"/>
          </w:pPr>
        </w:pPrChange>
      </w:pPr>
      <w:ins w:id="2276" w:author="Juddy Tatiana Vargas Santofimio" w:date="2026-09-13T15:13:00Z">
        <w:r>
          <w:t>Vista de árbol (Estructura de carpetas)</w:t>
        </w:r>
      </w:ins>
    </w:p>
    <w:sectPr w:rsidR="00D71F43" w:rsidRPr="00D71F43" w:rsidSect="00D71F43">
      <w:pgSz w:w="12240" w:h="15840"/>
      <w:pgMar w:top="1417" w:right="1701" w:bottom="1417" w:left="1701" w:header="708" w:footer="708" w:gutter="0"/>
      <w:pgNumType w:start="0"/>
      <w:cols w:space="708"/>
      <w:titlePg w:val="0"/>
      <w:docGrid w:linePitch="360"/>
      <w:sectPrChange w:id="2277" w:author="Juddy Tatiana Vargas Santofimio" w:date="2026-09-13T15:13:00Z">
        <w:sectPr w:rsidR="00D71F43" w:rsidRPr="00D71F43" w:rsidSect="00D71F43">
          <w:pgMar w:top="1417" w:right="1701" w:bottom="1417" w:left="1701" w:header="708" w:footer="708" w:gutter="0"/>
          <w:pgNumType w:start="0"/>
          <w:titlePg/>
        </w:sectPr>
      </w:sectPrChang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5BD2" w:rsidRDefault="00435BD2">
      <w:pPr>
        <w:pPrChange w:id="3" w:author="Juddy Tatiana Vargas Santofimio" w:date="2026-09-01T15:19:00Z">
          <w:pPr>
            <w:spacing w:after="0" w:line="240" w:lineRule="auto"/>
          </w:pPr>
        </w:pPrChange>
      </w:pPr>
      <w:r>
        <w:separator/>
      </w:r>
    </w:p>
  </w:endnote>
  <w:endnote w:type="continuationSeparator" w:id="0">
    <w:p w:rsidR="00435BD2" w:rsidRDefault="00435BD2">
      <w:pPr>
        <w:pPrChange w:id="4" w:author="Juddy Tatiana Vargas Santofimio" w:date="2026-09-01T15:19: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ustomXmlInsRangeStart w:id="139" w:author="Juddy Tatiana Vargas Santofimio" w:date="2026-09-01T16:25:00Z"/>
  <w:sdt>
    <w:sdtPr>
      <w:id w:val="259884776"/>
      <w:docPartObj>
        <w:docPartGallery w:val="Page Numbers (Bottom of Page)"/>
        <w:docPartUnique/>
      </w:docPartObj>
    </w:sdtPr>
    <w:sdtContent>
      <w:customXmlInsRangeEnd w:id="139"/>
      <w:p w:rsidR="0016594A" w:rsidRDefault="0016594A">
        <w:pPr>
          <w:pStyle w:val="Piedepgina"/>
        </w:pPr>
        <w:ins w:id="140" w:author="Juddy Tatiana Vargas Santofimio" w:date="2026-09-01T16:25:00Z">
          <w:r>
            <w:rPr>
              <w:noProof/>
              <w:lang w:eastAsia="es-CO"/>
            </w:rPr>
            <mc:AlternateContent>
              <mc:Choice Requires="wps">
                <w:drawing>
                  <wp:anchor distT="0" distB="0" distL="114300" distR="114300" simplePos="0" relativeHeight="251666432" behindDoc="0" locked="0" layoutInCell="1" allowOverlap="1">
                    <wp:simplePos x="0" y="0"/>
                    <wp:positionH relativeFrom="page">
                      <wp:align>right</wp:align>
                    </wp:positionH>
                    <wp:positionV relativeFrom="page">
                      <wp:align>bottom</wp:align>
                    </wp:positionV>
                    <wp:extent cx="2125980" cy="2054860"/>
                    <wp:effectExtent l="0" t="0" r="26670" b="21590"/>
                    <wp:wrapNone/>
                    <wp:docPr id="7" name="Triángulo isóscele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0D8932"/>
                            </a:solidFill>
                            <a:ln>
                              <a:solidFill>
                                <a:srgbClr val="0D8932"/>
                              </a:solidFill>
                            </a:ln>
                          </wps:spPr>
                          <wps:txbx>
                            <w:txbxContent>
                              <w:p w:rsidR="0016594A" w:rsidRDefault="0016594A">
                                <w:pPr>
                                  <w:jc w:val="center"/>
                                  <w:rPr>
                                    <w:szCs w:val="72"/>
                                  </w:rPr>
                                </w:pPr>
                                <w:r>
                                  <w:rPr>
                                    <w:rFonts w:asciiTheme="minorHAnsi" w:eastAsiaTheme="minorEastAsia" w:hAnsiTheme="minorHAnsi" w:cs="Times New Roman"/>
                                  </w:rPr>
                                  <w:fldChar w:fldCharType="begin"/>
                                </w:r>
                                <w:r>
                                  <w:instrText>PAGE    \* MERGEFORMAT</w:instrText>
                                </w:r>
                                <w:r>
                                  <w:rPr>
                                    <w:rFonts w:asciiTheme="minorHAnsi" w:eastAsiaTheme="minorEastAsia" w:hAnsiTheme="minorHAnsi" w:cs="Times New Roman"/>
                                  </w:rPr>
                                  <w:fldChar w:fldCharType="separate"/>
                                </w:r>
                                <w:r w:rsidR="00E03AE5" w:rsidRPr="00E03AE5">
                                  <w:rPr>
                                    <w:rFonts w:asciiTheme="majorHAnsi" w:eastAsiaTheme="majorEastAsia" w:hAnsiTheme="majorHAnsi" w:cstheme="majorBidi"/>
                                    <w:noProof/>
                                    <w:color w:val="FFFFFF" w:themeColor="background1"/>
                                    <w:sz w:val="72"/>
                                    <w:szCs w:val="72"/>
                                    <w:lang w:val="es-ES"/>
                                  </w:rPr>
                                  <w:t>4</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7" o:spid="_x0000_s1029" type="#_x0000_t5" style="position:absolute;margin-left:116.2pt;margin-top:0;width:167.4pt;height:161.8pt;z-index:25166643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" adj="21600" fillcolor="#0d8932" strokecolor="#0d8932">
                    <v:textbox>
                      <w:txbxContent>
                        <w:p w:rsidR="0016594A" w:rsidRDefault="0016594A">
                          <w:pPr>
                            <w:jc w:val="center"/>
                            <w:rPr>
                              <w:szCs w:val="72"/>
                            </w:rPr>
                          </w:pPr>
                          <w:r>
                            <w:rPr>
                              <w:rFonts w:asciiTheme="minorHAnsi" w:eastAsiaTheme="minorEastAsia" w:hAnsiTheme="minorHAnsi" w:cs="Times New Roman"/>
                            </w:rPr>
                            <w:fldChar w:fldCharType="begin"/>
                          </w:r>
                          <w:r>
                            <w:instrText>PAGE    \* MERGEFORMAT</w:instrText>
                          </w:r>
                          <w:r>
                            <w:rPr>
                              <w:rFonts w:asciiTheme="minorHAnsi" w:eastAsiaTheme="minorEastAsia" w:hAnsiTheme="minorHAnsi" w:cs="Times New Roman"/>
                            </w:rPr>
                            <w:fldChar w:fldCharType="separate"/>
                          </w:r>
                          <w:r w:rsidR="00E03AE5" w:rsidRPr="00E03AE5">
                            <w:rPr>
                              <w:rFonts w:asciiTheme="majorHAnsi" w:eastAsiaTheme="majorEastAsia" w:hAnsiTheme="majorHAnsi" w:cstheme="majorBidi"/>
                              <w:noProof/>
                              <w:color w:val="FFFFFF" w:themeColor="background1"/>
                              <w:sz w:val="72"/>
                              <w:szCs w:val="72"/>
                              <w:lang w:val="es-ES"/>
                            </w:rPr>
                            <w:t>4</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ins>
      </w:p>
      <w:customXmlInsRangeStart w:id="141" w:author="Juddy Tatiana Vargas Santofimio" w:date="2026-09-01T16:25:00Z"/>
    </w:sdtContent>
  </w:sdt>
  <w:customXmlInsRangeEnd w:id="141"/>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ustomXmlInsRangeStart w:id="142" w:author="Juddy Tatiana Vargas Santofimio" w:date="2026-09-01T16:23:00Z"/>
  <w:sdt>
    <w:sdtPr>
      <w:id w:val="943886679"/>
      <w:docPartObj>
        <w:docPartGallery w:val="Page Numbers (Bottom of Page)"/>
        <w:docPartUnique/>
      </w:docPartObj>
    </w:sdtPr>
    <w:sdtContent>
      <w:customXmlInsRangeEnd w:id="142"/>
      <w:p w:rsidR="0016594A" w:rsidRDefault="0016594A">
        <w:pPr>
          <w:pStyle w:val="Piedepgina"/>
        </w:pPr>
        <w:ins w:id="143" w:author="Juddy Tatiana Vargas Santofimio" w:date="2026-09-01T16:23:00Z">
          <w:r>
            <w:rPr>
              <w:noProof/>
              <w:lang w:eastAsia="es-CO"/>
            </w:rPr>
            <mc:AlternateContent>
              <mc:Choice Requires="wps">
                <w:drawing>
                  <wp:anchor distT="0" distB="0" distL="114300" distR="114300" simplePos="0" relativeHeight="251664384" behindDoc="0" locked="0" layoutInCell="1" allowOverlap="1">
                    <wp:simplePos x="0" y="0"/>
                    <wp:positionH relativeFrom="page">
                      <wp:align>left</wp:align>
                    </wp:positionH>
                    <wp:positionV relativeFrom="page">
                      <wp:align>bottom</wp:align>
                    </wp:positionV>
                    <wp:extent cx="2125980" cy="2054860"/>
                    <wp:effectExtent l="0" t="19050" r="45720" b="21590"/>
                    <wp:wrapNone/>
                    <wp:docPr id="6" name="Triángulo isóscele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0D8932"/>
                            </a:solidFill>
                            <a:ln w="9525">
                              <a:solidFill>
                                <a:srgbClr val="0D8932"/>
                              </a:solidFill>
                              <a:miter lim="800000"/>
                              <a:headEnd/>
                              <a:tailEnd/>
                            </a:ln>
                          </wps:spPr>
                          <wps:txbx>
                            <w:txbxContent>
                              <w:p w:rsidR="0016594A" w:rsidRDefault="0016594A">
                                <w:pPr>
                                  <w:jc w:val="center"/>
                                  <w:rPr>
                                    <w:szCs w:val="72"/>
                                  </w:rPr>
                                </w:pPr>
                                <w:r>
                                  <w:rPr>
                                    <w:rFonts w:asciiTheme="minorHAnsi" w:eastAsiaTheme="minorEastAsia" w:hAnsiTheme="minorHAnsi" w:cs="Times New Roman"/>
                                  </w:rPr>
                                  <w:fldChar w:fldCharType="begin"/>
                                </w:r>
                                <w:r>
                                  <w:instrText>PAGE    \* MERGEFORMAT</w:instrText>
                                </w:r>
                                <w:r>
                                  <w:rPr>
                                    <w:rFonts w:asciiTheme="minorHAnsi" w:eastAsiaTheme="minorEastAsia" w:hAnsiTheme="minorHAnsi" w:cs="Times New Roman"/>
                                  </w:rPr>
                                  <w:fldChar w:fldCharType="separate"/>
                                </w:r>
                                <w:r w:rsidR="00E03AE5" w:rsidRPr="00E03AE5">
                                  <w:rPr>
                                    <w:rFonts w:asciiTheme="majorHAnsi" w:eastAsiaTheme="majorEastAsia" w:hAnsiTheme="majorHAnsi" w:cstheme="majorBidi"/>
                                    <w:noProof/>
                                    <w:color w:val="FFFFFF" w:themeColor="background1"/>
                                    <w:sz w:val="72"/>
                                    <w:szCs w:val="72"/>
                                    <w:lang w:val="es-ES"/>
                                  </w:rPr>
                                  <w:t>3</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6" o:spid="_x0000_s1030" type="#_x0000_t5" style="position:absolute;margin-left:0;margin-top:0;width:167.4pt;height:161.8pt;flip:x;z-index:251664384;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" adj="21600" fillcolor="#0d8932" strokecolor="#0d8932">
                    <v:textbox>
                      <w:txbxContent>
                        <w:p w:rsidR="0016594A" w:rsidRDefault="0016594A">
                          <w:pPr>
                            <w:jc w:val="center"/>
                            <w:rPr>
                              <w:szCs w:val="72"/>
                            </w:rPr>
                          </w:pPr>
                          <w:r>
                            <w:rPr>
                              <w:rFonts w:asciiTheme="minorHAnsi" w:eastAsiaTheme="minorEastAsia" w:hAnsiTheme="minorHAnsi" w:cs="Times New Roman"/>
                            </w:rPr>
                            <w:fldChar w:fldCharType="begin"/>
                          </w:r>
                          <w:r>
                            <w:instrText>PAGE    \* MERGEFORMAT</w:instrText>
                          </w:r>
                          <w:r>
                            <w:rPr>
                              <w:rFonts w:asciiTheme="minorHAnsi" w:eastAsiaTheme="minorEastAsia" w:hAnsiTheme="minorHAnsi" w:cs="Times New Roman"/>
                            </w:rPr>
                            <w:fldChar w:fldCharType="separate"/>
                          </w:r>
                          <w:r w:rsidR="00E03AE5" w:rsidRPr="00E03AE5">
                            <w:rPr>
                              <w:rFonts w:asciiTheme="majorHAnsi" w:eastAsiaTheme="majorEastAsia" w:hAnsiTheme="majorHAnsi" w:cstheme="majorBidi"/>
                              <w:noProof/>
                              <w:color w:val="FFFFFF" w:themeColor="background1"/>
                              <w:sz w:val="72"/>
                              <w:szCs w:val="72"/>
                              <w:lang w:val="es-ES"/>
                            </w:rPr>
                            <w:t>3</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ins>
      </w:p>
      <w:customXmlInsRangeStart w:id="144" w:author="Juddy Tatiana Vargas Santofimio" w:date="2026-09-01T16:23:00Z"/>
    </w:sdtContent>
  </w:sdt>
  <w:customXmlInsRangeEnd w:id="144"/>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94A" w:rsidRDefault="0016594A">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5BD2" w:rsidRDefault="00435BD2">
      <w:pPr>
        <w:pPrChange w:id="1" w:author="Juddy Tatiana Vargas Santofimio" w:date="2026-09-01T15:19:00Z">
          <w:pPr>
            <w:spacing w:after="0" w:line="240" w:lineRule="auto"/>
          </w:pPr>
        </w:pPrChange>
      </w:pPr>
      <w:r>
        <w:separator/>
      </w:r>
    </w:p>
  </w:footnote>
  <w:footnote w:type="continuationSeparator" w:id="0">
    <w:p w:rsidR="00435BD2" w:rsidRDefault="00435BD2">
      <w:pPr>
        <w:pPrChange w:id="2" w:author="Juddy Tatiana Vargas Santofimio" w:date="2026-09-01T15:19: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94A" w:rsidRDefault="0016594A">
    <w:pPr>
      <w:pStyle w:val="Encabezado"/>
    </w:pPr>
    <w:r>
      <w:rPr>
        <w:noProof/>
        <w:lang w:eastAsia="es-C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733141" o:spid="_x0000_s2050" type="#_x0000_t75" style="position:absolute;margin-left:0;margin-top:0;width:441.8pt;height:441.8pt;z-index:-251657216;mso-position-horizontal:center;mso-position-horizontal-relative:margin;mso-position-vertical:center;mso-position-vertical-relative:margin" o:allowincell="f">
          <v:imagedata r:id="rId1" o:title="Balon verde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94A" w:rsidRDefault="0016594A">
    <w:pPr>
      <w:pStyle w:val="Encabezado"/>
    </w:pPr>
    <w:r>
      <w:rPr>
        <w:noProof/>
        <w:lang w:eastAsia="es-C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733142" o:spid="_x0000_s2051" type="#_x0000_t75" style="position:absolute;margin-left:0;margin-top:0;width:441.8pt;height:441.8pt;z-index:-251656192;mso-position-horizontal:center;mso-position-horizontal-relative:margin;mso-position-vertical:center;mso-position-vertical-relative:margin" o:allowincell="f">
          <v:imagedata r:id="rId1" o:title="Balon verde 2"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94A" w:rsidRDefault="0016594A">
    <w:pPr>
      <w:pStyle w:val="Encabezado"/>
    </w:pPr>
    <w:r>
      <w:rPr>
        <w:noProof/>
        <w:lang w:eastAsia="es-C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733140" o:spid="_x0000_s2049" type="#_x0000_t75" style="position:absolute;margin-left:0;margin-top:0;width:441.8pt;height:441.8pt;z-index:-251658240;mso-position-horizontal:center;mso-position-horizontal-relative:margin;mso-position-vertical:center;mso-position-vertical-relative:margin" o:allowincell="f">
          <v:imagedata r:id="rId1" o:title="Balon verde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736EF"/>
    <w:multiLevelType w:val="hybridMultilevel"/>
    <w:tmpl w:val="42D414D6"/>
    <w:lvl w:ilvl="0" w:tplc="9F169C78">
      <w:numFmt w:val="bullet"/>
      <w:pStyle w:val="Prrafodelista"/>
      <w:lvlText w:val="•"/>
      <w:lvlJc w:val="left"/>
      <w:pPr>
        <w:ind w:left="1065" w:hanging="705"/>
      </w:pPr>
      <w:rPr>
        <w:rFonts w:ascii="Calibri" w:hAnsi="Calibri" w:hint="default"/>
        <w:b w:val="0"/>
        <w:bCs w:val="0"/>
        <w:i w:val="0"/>
        <w:iCs w:val="0"/>
        <w:caps w:val="0"/>
        <w:smallCaps w:val="0"/>
        <w:strike w:val="0"/>
        <w:dstrike w:val="0"/>
        <w:outline w:val="0"/>
        <w:shadow w:val="0"/>
        <w:emboss w:val="0"/>
        <w:imprint w:val="0"/>
        <w:noProof w:val="0"/>
        <w:vanish w:val="0"/>
        <w:color w:val="0B5C23"/>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122D87"/>
    <w:multiLevelType w:val="hybridMultilevel"/>
    <w:tmpl w:val="54F0DBAC"/>
    <w:lvl w:ilvl="0" w:tplc="13C60CF8">
      <w:start w:val="1"/>
      <w:numFmt w:val="decimalZero"/>
      <w:lvlText w:val="RN-%1."/>
      <w:lvlJc w:val="left"/>
      <w:pPr>
        <w:ind w:left="720" w:hanging="360"/>
      </w:pPr>
      <w:rPr>
        <w:rFonts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3CE2562"/>
    <w:multiLevelType w:val="hybridMultilevel"/>
    <w:tmpl w:val="9474AE18"/>
    <w:lvl w:ilvl="0" w:tplc="4F8AF406">
      <w:numFmt w:val="bullet"/>
      <w:lvlText w:val="•"/>
      <w:lvlJc w:val="left"/>
      <w:pPr>
        <w:ind w:left="260" w:hanging="260"/>
      </w:pPr>
      <w:rPr>
        <w:rFonts w:ascii="Calibri" w:hAnsi="Calibri" w:hint="default"/>
        <w:color w:val="0B5C23"/>
      </w:rPr>
    </w:lvl>
    <w:lvl w:ilvl="1" w:tplc="75B2AC64">
      <w:start w:val="1"/>
      <w:numFmt w:val="bullet"/>
      <w:lvlText w:val="◦"/>
      <w:lvlJc w:val="left"/>
      <w:pPr>
        <w:ind w:left="6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3" w15:restartNumberingAfterBreak="0">
    <w:nsid w:val="040309BC"/>
    <w:multiLevelType w:val="hybridMultilevel"/>
    <w:tmpl w:val="8A52FB8C"/>
    <w:lvl w:ilvl="0" w:tplc="D7A69312">
      <w:start w:val="1"/>
      <w:numFmt w:val="decimalZero"/>
      <w:lvlText w:val="RF-%1."/>
      <w:lvlJc w:val="left"/>
      <w:pPr>
        <w:ind w:left="720" w:hanging="360"/>
      </w:pPr>
      <w:rPr>
        <w:rFonts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72D0B89"/>
    <w:multiLevelType w:val="hybridMultilevel"/>
    <w:tmpl w:val="80189008"/>
    <w:lvl w:ilvl="0" w:tplc="56C4F4B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84A4138"/>
    <w:multiLevelType w:val="multilevel"/>
    <w:tmpl w:val="47284B2C"/>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092B5958"/>
    <w:multiLevelType w:val="hybridMultilevel"/>
    <w:tmpl w:val="9C0263B2"/>
    <w:lvl w:ilvl="0" w:tplc="4F8AF406">
      <w:numFmt w:val="bullet"/>
      <w:lvlText w:val="•"/>
      <w:lvlJc w:val="left"/>
      <w:pPr>
        <w:ind w:left="260" w:hanging="260"/>
      </w:pPr>
      <w:rPr>
        <w:rFonts w:ascii="Calibri" w:hAnsi="Calibri" w:hint="default"/>
        <w:color w:val="0B5C23"/>
      </w:rPr>
    </w:lvl>
    <w:lvl w:ilvl="1" w:tplc="75B2AC64">
      <w:start w:val="1"/>
      <w:numFmt w:val="bullet"/>
      <w:lvlText w:val="◦"/>
      <w:lvlJc w:val="left"/>
      <w:pPr>
        <w:ind w:left="6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7" w15:restartNumberingAfterBreak="0">
    <w:nsid w:val="09BB6C63"/>
    <w:multiLevelType w:val="hybridMultilevel"/>
    <w:tmpl w:val="E72E5E84"/>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0BEB7237"/>
    <w:multiLevelType w:val="hybridMultilevel"/>
    <w:tmpl w:val="CDDABFF8"/>
    <w:lvl w:ilvl="0" w:tplc="0A86320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0C374DF0"/>
    <w:multiLevelType w:val="hybridMultilevel"/>
    <w:tmpl w:val="45E0068A"/>
    <w:lvl w:ilvl="0" w:tplc="597E89A6">
      <w:start w:val="1"/>
      <w:numFmt w:val="decimal"/>
      <w:lvlText w:val="B.%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0D66287B"/>
    <w:multiLevelType w:val="hybridMultilevel"/>
    <w:tmpl w:val="583EDE70"/>
    <w:lvl w:ilvl="0" w:tplc="4F8AF406">
      <w:numFmt w:val="bullet"/>
      <w:lvlText w:val="•"/>
      <w:lvlJc w:val="left"/>
      <w:pPr>
        <w:ind w:left="260" w:hanging="260"/>
      </w:pPr>
      <w:rPr>
        <w:rFonts w:ascii="Calibri" w:hAnsi="Calibri" w:hint="default"/>
        <w:color w:val="0B5C23"/>
      </w:rPr>
    </w:lvl>
    <w:lvl w:ilvl="1" w:tplc="75B2AC64">
      <w:start w:val="1"/>
      <w:numFmt w:val="bullet"/>
      <w:lvlText w:val="◦"/>
      <w:lvlJc w:val="left"/>
      <w:pPr>
        <w:ind w:left="6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11" w15:restartNumberingAfterBreak="0">
    <w:nsid w:val="0EA03D29"/>
    <w:multiLevelType w:val="multilevel"/>
    <w:tmpl w:val="CDDABFF8"/>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15:restartNumberingAfterBreak="0">
    <w:nsid w:val="0F2C4970"/>
    <w:multiLevelType w:val="hybridMultilevel"/>
    <w:tmpl w:val="0E52E652"/>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0F8E7438"/>
    <w:multiLevelType w:val="hybridMultilevel"/>
    <w:tmpl w:val="B7C0D714"/>
    <w:lvl w:ilvl="0" w:tplc="4F8AF406">
      <w:numFmt w:val="bullet"/>
      <w:lvlText w:val="•"/>
      <w:lvlJc w:val="left"/>
      <w:pPr>
        <w:ind w:left="360" w:hanging="260"/>
      </w:pPr>
      <w:rPr>
        <w:rFonts w:ascii="Calibri" w:hAnsi="Calibri" w:hint="default"/>
        <w:color w:val="0B5C23"/>
      </w:rPr>
    </w:lvl>
    <w:lvl w:ilvl="1" w:tplc="75B2AC64">
      <w:start w:val="1"/>
      <w:numFmt w:val="bullet"/>
      <w:lvlText w:val="◦"/>
      <w:lvlJc w:val="left"/>
      <w:pPr>
        <w:ind w:left="7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14" w15:restartNumberingAfterBreak="0">
    <w:nsid w:val="10F1274B"/>
    <w:multiLevelType w:val="hybridMultilevel"/>
    <w:tmpl w:val="54C6C2C4"/>
    <w:lvl w:ilvl="0" w:tplc="4F8AF406">
      <w:numFmt w:val="bullet"/>
      <w:lvlText w:val="•"/>
      <w:lvlJc w:val="left"/>
      <w:pPr>
        <w:ind w:left="360" w:hanging="260"/>
      </w:pPr>
      <w:rPr>
        <w:rFonts w:ascii="Calibri" w:hAnsi="Calibri" w:hint="default"/>
        <w:color w:val="0B5C23"/>
      </w:rPr>
    </w:lvl>
    <w:lvl w:ilvl="1" w:tplc="BCF46A58">
      <w:start w:val="1"/>
      <w:numFmt w:val="bullet"/>
      <w:lvlText w:val="◦"/>
      <w:lvlJc w:val="left"/>
      <w:pPr>
        <w:ind w:left="720" w:hanging="260"/>
      </w:pPr>
    </w:lvl>
    <w:lvl w:ilvl="2" w:tplc="08A63B5A">
      <w:numFmt w:val="decimal"/>
      <w:lvlText w:val=""/>
      <w:lvlJc w:val="left"/>
    </w:lvl>
    <w:lvl w:ilvl="3" w:tplc="6BEEF5B2">
      <w:numFmt w:val="decimal"/>
      <w:lvlText w:val=""/>
      <w:lvlJc w:val="left"/>
    </w:lvl>
    <w:lvl w:ilvl="4" w:tplc="4788AB26">
      <w:numFmt w:val="decimal"/>
      <w:lvlText w:val=""/>
      <w:lvlJc w:val="left"/>
    </w:lvl>
    <w:lvl w:ilvl="5" w:tplc="85080482">
      <w:numFmt w:val="decimal"/>
      <w:lvlText w:val=""/>
      <w:lvlJc w:val="left"/>
    </w:lvl>
    <w:lvl w:ilvl="6" w:tplc="52DC3158">
      <w:numFmt w:val="decimal"/>
      <w:lvlText w:val=""/>
      <w:lvlJc w:val="left"/>
    </w:lvl>
    <w:lvl w:ilvl="7" w:tplc="8746191E">
      <w:numFmt w:val="decimal"/>
      <w:lvlText w:val=""/>
      <w:lvlJc w:val="left"/>
    </w:lvl>
    <w:lvl w:ilvl="8" w:tplc="1A5CAC2A">
      <w:numFmt w:val="decimal"/>
      <w:lvlText w:val=""/>
      <w:lvlJc w:val="left"/>
    </w:lvl>
  </w:abstractNum>
  <w:abstractNum w:abstractNumId="15" w15:restartNumberingAfterBreak="0">
    <w:nsid w:val="171838CA"/>
    <w:multiLevelType w:val="hybridMultilevel"/>
    <w:tmpl w:val="52A04FE2"/>
    <w:lvl w:ilvl="0" w:tplc="097A0B1A">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C9C45A4"/>
    <w:multiLevelType w:val="multilevel"/>
    <w:tmpl w:val="93E06EC2"/>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D795F3A"/>
    <w:multiLevelType w:val="hybridMultilevel"/>
    <w:tmpl w:val="47284B2C"/>
    <w:lvl w:ilvl="0" w:tplc="1986817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05E736B"/>
    <w:multiLevelType w:val="hybridMultilevel"/>
    <w:tmpl w:val="411644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21244FB"/>
    <w:multiLevelType w:val="hybridMultilevel"/>
    <w:tmpl w:val="3362AA5E"/>
    <w:lvl w:ilvl="0" w:tplc="DDE057C8">
      <w:start w:val="1"/>
      <w:numFmt w:val="decimal"/>
      <w:lvlText w:val="%1."/>
      <w:lvlJc w:val="left"/>
      <w:pPr>
        <w:ind w:left="720" w:hanging="360"/>
      </w:pPr>
      <w:rPr>
        <w:rFonts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32B50AD"/>
    <w:multiLevelType w:val="hybridMultilevel"/>
    <w:tmpl w:val="A1C22C0E"/>
    <w:lvl w:ilvl="0" w:tplc="6EC615EC">
      <w:start w:val="1"/>
      <w:numFmt w:val="bullet"/>
      <w:lvlText w:val="•"/>
      <w:lvlJc w:val="left"/>
      <w:pPr>
        <w:ind w:left="360" w:hanging="260"/>
      </w:pPr>
    </w:lvl>
    <w:lvl w:ilvl="1" w:tplc="4CC44D46">
      <w:start w:val="1"/>
      <w:numFmt w:val="bullet"/>
      <w:lvlText w:val="◦"/>
      <w:lvlJc w:val="left"/>
      <w:pPr>
        <w:ind w:left="720" w:hanging="260"/>
      </w:pPr>
    </w:lvl>
    <w:lvl w:ilvl="2" w:tplc="FA02AF7A">
      <w:numFmt w:val="decimal"/>
      <w:lvlText w:val=""/>
      <w:lvlJc w:val="left"/>
    </w:lvl>
    <w:lvl w:ilvl="3" w:tplc="7B247B02">
      <w:numFmt w:val="decimal"/>
      <w:lvlText w:val=""/>
      <w:lvlJc w:val="left"/>
    </w:lvl>
    <w:lvl w:ilvl="4" w:tplc="99109FBE">
      <w:numFmt w:val="decimal"/>
      <w:lvlText w:val=""/>
      <w:lvlJc w:val="left"/>
    </w:lvl>
    <w:lvl w:ilvl="5" w:tplc="EA60FFB6">
      <w:numFmt w:val="decimal"/>
      <w:lvlText w:val=""/>
      <w:lvlJc w:val="left"/>
    </w:lvl>
    <w:lvl w:ilvl="6" w:tplc="8500F77E">
      <w:numFmt w:val="decimal"/>
      <w:lvlText w:val=""/>
      <w:lvlJc w:val="left"/>
    </w:lvl>
    <w:lvl w:ilvl="7" w:tplc="5E54308A">
      <w:numFmt w:val="decimal"/>
      <w:lvlText w:val=""/>
      <w:lvlJc w:val="left"/>
    </w:lvl>
    <w:lvl w:ilvl="8" w:tplc="6D7A5542">
      <w:numFmt w:val="decimal"/>
      <w:lvlText w:val=""/>
      <w:lvlJc w:val="left"/>
    </w:lvl>
  </w:abstractNum>
  <w:abstractNum w:abstractNumId="21" w15:restartNumberingAfterBreak="0">
    <w:nsid w:val="256B4575"/>
    <w:multiLevelType w:val="hybridMultilevel"/>
    <w:tmpl w:val="CC6A8240"/>
    <w:lvl w:ilvl="0" w:tplc="DDE057C8">
      <w:start w:val="1"/>
      <w:numFmt w:val="decimal"/>
      <w:lvlText w:val="%1."/>
      <w:lvlJc w:val="left"/>
      <w:pPr>
        <w:ind w:left="720" w:hanging="360"/>
      </w:pPr>
      <w:rPr>
        <w:rFonts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278F5358"/>
    <w:multiLevelType w:val="hybridMultilevel"/>
    <w:tmpl w:val="2B304024"/>
    <w:lvl w:ilvl="0" w:tplc="4F8AF406">
      <w:numFmt w:val="bullet"/>
      <w:lvlText w:val="•"/>
      <w:lvlJc w:val="left"/>
      <w:pPr>
        <w:ind w:left="260" w:hanging="260"/>
      </w:pPr>
      <w:rPr>
        <w:rFonts w:ascii="Calibri" w:hAnsi="Calibri" w:hint="default"/>
        <w:color w:val="0B5C23"/>
      </w:rPr>
    </w:lvl>
    <w:lvl w:ilvl="1" w:tplc="75B2AC64">
      <w:start w:val="1"/>
      <w:numFmt w:val="bullet"/>
      <w:lvlText w:val="◦"/>
      <w:lvlJc w:val="left"/>
      <w:pPr>
        <w:ind w:left="6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23" w15:restartNumberingAfterBreak="0">
    <w:nsid w:val="27E41CFA"/>
    <w:multiLevelType w:val="hybridMultilevel"/>
    <w:tmpl w:val="416A12EC"/>
    <w:lvl w:ilvl="0" w:tplc="A286831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8DE1007"/>
    <w:multiLevelType w:val="hybridMultilevel"/>
    <w:tmpl w:val="0A12C022"/>
    <w:lvl w:ilvl="0" w:tplc="AD3ECE98">
      <w:start w:val="1"/>
      <w:numFmt w:val="decimalZero"/>
      <w:lvlText w:val="UC-%1."/>
      <w:lvlJc w:val="left"/>
      <w:pPr>
        <w:ind w:left="360" w:hanging="360"/>
      </w:pPr>
      <w:rPr>
        <w:rFonts w:ascii="Franklin Gothic Book" w:hAnsi="Franklin Gothic Book" w:hint="default"/>
        <w:b/>
        <w:i w:val="0"/>
        <w:color w:val="0D8932"/>
      </w:rPr>
    </w:lvl>
    <w:lvl w:ilvl="1" w:tplc="240A0019" w:tentative="1">
      <w:start w:val="1"/>
      <w:numFmt w:val="lowerLetter"/>
      <w:lvlText w:val="%2."/>
      <w:lvlJc w:val="left"/>
      <w:pPr>
        <w:ind w:left="1017" w:hanging="360"/>
      </w:pPr>
    </w:lvl>
    <w:lvl w:ilvl="2" w:tplc="240A001B" w:tentative="1">
      <w:start w:val="1"/>
      <w:numFmt w:val="lowerRoman"/>
      <w:lvlText w:val="%3."/>
      <w:lvlJc w:val="right"/>
      <w:pPr>
        <w:ind w:left="1737" w:hanging="180"/>
      </w:pPr>
    </w:lvl>
    <w:lvl w:ilvl="3" w:tplc="240A000F" w:tentative="1">
      <w:start w:val="1"/>
      <w:numFmt w:val="decimal"/>
      <w:lvlText w:val="%4."/>
      <w:lvlJc w:val="left"/>
      <w:pPr>
        <w:ind w:left="2457" w:hanging="360"/>
      </w:pPr>
    </w:lvl>
    <w:lvl w:ilvl="4" w:tplc="240A0019" w:tentative="1">
      <w:start w:val="1"/>
      <w:numFmt w:val="lowerLetter"/>
      <w:lvlText w:val="%5."/>
      <w:lvlJc w:val="left"/>
      <w:pPr>
        <w:ind w:left="3177" w:hanging="360"/>
      </w:pPr>
    </w:lvl>
    <w:lvl w:ilvl="5" w:tplc="240A001B" w:tentative="1">
      <w:start w:val="1"/>
      <w:numFmt w:val="lowerRoman"/>
      <w:lvlText w:val="%6."/>
      <w:lvlJc w:val="right"/>
      <w:pPr>
        <w:ind w:left="3897" w:hanging="180"/>
      </w:pPr>
    </w:lvl>
    <w:lvl w:ilvl="6" w:tplc="240A000F" w:tentative="1">
      <w:start w:val="1"/>
      <w:numFmt w:val="decimal"/>
      <w:lvlText w:val="%7."/>
      <w:lvlJc w:val="left"/>
      <w:pPr>
        <w:ind w:left="4617" w:hanging="360"/>
      </w:pPr>
    </w:lvl>
    <w:lvl w:ilvl="7" w:tplc="240A0019" w:tentative="1">
      <w:start w:val="1"/>
      <w:numFmt w:val="lowerLetter"/>
      <w:lvlText w:val="%8."/>
      <w:lvlJc w:val="left"/>
      <w:pPr>
        <w:ind w:left="5337" w:hanging="360"/>
      </w:pPr>
    </w:lvl>
    <w:lvl w:ilvl="8" w:tplc="240A001B" w:tentative="1">
      <w:start w:val="1"/>
      <w:numFmt w:val="lowerRoman"/>
      <w:lvlText w:val="%9."/>
      <w:lvlJc w:val="right"/>
      <w:pPr>
        <w:ind w:left="6057" w:hanging="180"/>
      </w:pPr>
    </w:lvl>
  </w:abstractNum>
  <w:abstractNum w:abstractNumId="25" w15:restartNumberingAfterBreak="0">
    <w:nsid w:val="2C487CE1"/>
    <w:multiLevelType w:val="hybridMultilevel"/>
    <w:tmpl w:val="21DC7088"/>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3216216C"/>
    <w:multiLevelType w:val="hybridMultilevel"/>
    <w:tmpl w:val="608A2B14"/>
    <w:lvl w:ilvl="0" w:tplc="C2443EE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351A73E5"/>
    <w:multiLevelType w:val="multilevel"/>
    <w:tmpl w:val="608A2B14"/>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35CE5101"/>
    <w:multiLevelType w:val="hybridMultilevel"/>
    <w:tmpl w:val="BC361064"/>
    <w:lvl w:ilvl="0" w:tplc="4CEA14E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38C64A69"/>
    <w:multiLevelType w:val="hybridMultilevel"/>
    <w:tmpl w:val="DE6C66C0"/>
    <w:lvl w:ilvl="0" w:tplc="693809F6">
      <w:start w:val="1"/>
      <w:numFmt w:val="bullet"/>
      <w:lvlText w:val="•"/>
      <w:lvlJc w:val="left"/>
      <w:pPr>
        <w:ind w:left="360" w:hanging="260"/>
      </w:pPr>
    </w:lvl>
    <w:lvl w:ilvl="1" w:tplc="68B683D2">
      <w:start w:val="1"/>
      <w:numFmt w:val="bullet"/>
      <w:lvlText w:val="◦"/>
      <w:lvlJc w:val="left"/>
      <w:pPr>
        <w:ind w:left="720" w:hanging="260"/>
      </w:pPr>
    </w:lvl>
    <w:lvl w:ilvl="2" w:tplc="98D6E240">
      <w:numFmt w:val="decimal"/>
      <w:lvlText w:val=""/>
      <w:lvlJc w:val="left"/>
    </w:lvl>
    <w:lvl w:ilvl="3" w:tplc="3760D164">
      <w:numFmt w:val="decimal"/>
      <w:lvlText w:val=""/>
      <w:lvlJc w:val="left"/>
    </w:lvl>
    <w:lvl w:ilvl="4" w:tplc="9B0EED66">
      <w:numFmt w:val="decimal"/>
      <w:lvlText w:val=""/>
      <w:lvlJc w:val="left"/>
    </w:lvl>
    <w:lvl w:ilvl="5" w:tplc="0F880F2E">
      <w:numFmt w:val="decimal"/>
      <w:lvlText w:val=""/>
      <w:lvlJc w:val="left"/>
    </w:lvl>
    <w:lvl w:ilvl="6" w:tplc="D4C2B5CC">
      <w:numFmt w:val="decimal"/>
      <w:lvlText w:val=""/>
      <w:lvlJc w:val="left"/>
    </w:lvl>
    <w:lvl w:ilvl="7" w:tplc="0486DC3A">
      <w:numFmt w:val="decimal"/>
      <w:lvlText w:val=""/>
      <w:lvlJc w:val="left"/>
    </w:lvl>
    <w:lvl w:ilvl="8" w:tplc="56C4F02A">
      <w:numFmt w:val="decimal"/>
      <w:lvlText w:val=""/>
      <w:lvlJc w:val="left"/>
    </w:lvl>
  </w:abstractNum>
  <w:abstractNum w:abstractNumId="30" w15:restartNumberingAfterBreak="0">
    <w:nsid w:val="39F651AB"/>
    <w:multiLevelType w:val="hybridMultilevel"/>
    <w:tmpl w:val="BD1A323A"/>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1" w15:restartNumberingAfterBreak="0">
    <w:nsid w:val="3A0636D9"/>
    <w:multiLevelType w:val="hybridMultilevel"/>
    <w:tmpl w:val="AB1617DA"/>
    <w:lvl w:ilvl="0" w:tplc="4F8AF406">
      <w:numFmt w:val="bullet"/>
      <w:lvlText w:val="•"/>
      <w:lvlJc w:val="left"/>
      <w:pPr>
        <w:ind w:left="360" w:hanging="260"/>
      </w:pPr>
      <w:rPr>
        <w:rFonts w:ascii="Calibri" w:hAnsi="Calibri" w:hint="default"/>
        <w:color w:val="0B5C23"/>
      </w:rPr>
    </w:lvl>
    <w:lvl w:ilvl="1" w:tplc="BCF46A58">
      <w:start w:val="1"/>
      <w:numFmt w:val="bullet"/>
      <w:lvlText w:val="◦"/>
      <w:lvlJc w:val="left"/>
      <w:pPr>
        <w:ind w:left="720" w:hanging="260"/>
      </w:pPr>
    </w:lvl>
    <w:lvl w:ilvl="2" w:tplc="08A63B5A">
      <w:numFmt w:val="decimal"/>
      <w:lvlText w:val=""/>
      <w:lvlJc w:val="left"/>
    </w:lvl>
    <w:lvl w:ilvl="3" w:tplc="6BEEF5B2">
      <w:numFmt w:val="decimal"/>
      <w:lvlText w:val=""/>
      <w:lvlJc w:val="left"/>
    </w:lvl>
    <w:lvl w:ilvl="4" w:tplc="4788AB26">
      <w:numFmt w:val="decimal"/>
      <w:lvlText w:val=""/>
      <w:lvlJc w:val="left"/>
    </w:lvl>
    <w:lvl w:ilvl="5" w:tplc="85080482">
      <w:numFmt w:val="decimal"/>
      <w:lvlText w:val=""/>
      <w:lvlJc w:val="left"/>
    </w:lvl>
    <w:lvl w:ilvl="6" w:tplc="52DC3158">
      <w:numFmt w:val="decimal"/>
      <w:lvlText w:val=""/>
      <w:lvlJc w:val="left"/>
    </w:lvl>
    <w:lvl w:ilvl="7" w:tplc="8746191E">
      <w:numFmt w:val="decimal"/>
      <w:lvlText w:val=""/>
      <w:lvlJc w:val="left"/>
    </w:lvl>
    <w:lvl w:ilvl="8" w:tplc="1A5CAC2A">
      <w:numFmt w:val="decimal"/>
      <w:lvlText w:val=""/>
      <w:lvlJc w:val="left"/>
    </w:lvl>
  </w:abstractNum>
  <w:abstractNum w:abstractNumId="32" w15:restartNumberingAfterBreak="0">
    <w:nsid w:val="3CB359FA"/>
    <w:multiLevelType w:val="hybridMultilevel"/>
    <w:tmpl w:val="17C8CA8A"/>
    <w:lvl w:ilvl="0" w:tplc="B178E7F8">
      <w:start w:val="1"/>
      <w:numFmt w:val="bullet"/>
      <w:lvlText w:val="•"/>
      <w:lvlJc w:val="left"/>
      <w:pPr>
        <w:ind w:left="360" w:hanging="260"/>
      </w:pPr>
    </w:lvl>
    <w:lvl w:ilvl="1" w:tplc="BCF46A58">
      <w:start w:val="1"/>
      <w:numFmt w:val="bullet"/>
      <w:lvlText w:val="◦"/>
      <w:lvlJc w:val="left"/>
      <w:pPr>
        <w:ind w:left="720" w:hanging="260"/>
      </w:pPr>
    </w:lvl>
    <w:lvl w:ilvl="2" w:tplc="08A63B5A">
      <w:numFmt w:val="decimal"/>
      <w:lvlText w:val=""/>
      <w:lvlJc w:val="left"/>
    </w:lvl>
    <w:lvl w:ilvl="3" w:tplc="6BEEF5B2">
      <w:numFmt w:val="decimal"/>
      <w:lvlText w:val=""/>
      <w:lvlJc w:val="left"/>
    </w:lvl>
    <w:lvl w:ilvl="4" w:tplc="4788AB26">
      <w:numFmt w:val="decimal"/>
      <w:lvlText w:val=""/>
      <w:lvlJc w:val="left"/>
    </w:lvl>
    <w:lvl w:ilvl="5" w:tplc="85080482">
      <w:numFmt w:val="decimal"/>
      <w:lvlText w:val=""/>
      <w:lvlJc w:val="left"/>
    </w:lvl>
    <w:lvl w:ilvl="6" w:tplc="52DC3158">
      <w:numFmt w:val="decimal"/>
      <w:lvlText w:val=""/>
      <w:lvlJc w:val="left"/>
    </w:lvl>
    <w:lvl w:ilvl="7" w:tplc="8746191E">
      <w:numFmt w:val="decimal"/>
      <w:lvlText w:val=""/>
      <w:lvlJc w:val="left"/>
    </w:lvl>
    <w:lvl w:ilvl="8" w:tplc="1A5CAC2A">
      <w:numFmt w:val="decimal"/>
      <w:lvlText w:val=""/>
      <w:lvlJc w:val="left"/>
    </w:lvl>
  </w:abstractNum>
  <w:abstractNum w:abstractNumId="33" w15:restartNumberingAfterBreak="0">
    <w:nsid w:val="3FAD244D"/>
    <w:multiLevelType w:val="multilevel"/>
    <w:tmpl w:val="80189008"/>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43362440"/>
    <w:multiLevelType w:val="hybridMultilevel"/>
    <w:tmpl w:val="BE904A72"/>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5" w15:restartNumberingAfterBreak="0">
    <w:nsid w:val="441C39C8"/>
    <w:multiLevelType w:val="hybridMultilevel"/>
    <w:tmpl w:val="C5A00484"/>
    <w:lvl w:ilvl="0" w:tplc="4F8AF406">
      <w:numFmt w:val="bullet"/>
      <w:lvlText w:val="•"/>
      <w:lvlJc w:val="left"/>
      <w:pPr>
        <w:ind w:left="360" w:hanging="260"/>
      </w:pPr>
      <w:rPr>
        <w:rFonts w:ascii="Calibri" w:hAnsi="Calibri" w:hint="default"/>
        <w:color w:val="0B5C23"/>
      </w:rPr>
    </w:lvl>
    <w:lvl w:ilvl="1" w:tplc="BCF46A58">
      <w:start w:val="1"/>
      <w:numFmt w:val="bullet"/>
      <w:lvlText w:val="◦"/>
      <w:lvlJc w:val="left"/>
      <w:pPr>
        <w:ind w:left="720" w:hanging="260"/>
      </w:pPr>
    </w:lvl>
    <w:lvl w:ilvl="2" w:tplc="08A63B5A">
      <w:numFmt w:val="decimal"/>
      <w:lvlText w:val=""/>
      <w:lvlJc w:val="left"/>
    </w:lvl>
    <w:lvl w:ilvl="3" w:tplc="6BEEF5B2">
      <w:numFmt w:val="decimal"/>
      <w:lvlText w:val=""/>
      <w:lvlJc w:val="left"/>
    </w:lvl>
    <w:lvl w:ilvl="4" w:tplc="4788AB26">
      <w:numFmt w:val="decimal"/>
      <w:lvlText w:val=""/>
      <w:lvlJc w:val="left"/>
    </w:lvl>
    <w:lvl w:ilvl="5" w:tplc="85080482">
      <w:numFmt w:val="decimal"/>
      <w:lvlText w:val=""/>
      <w:lvlJc w:val="left"/>
    </w:lvl>
    <w:lvl w:ilvl="6" w:tplc="52DC3158">
      <w:numFmt w:val="decimal"/>
      <w:lvlText w:val=""/>
      <w:lvlJc w:val="left"/>
    </w:lvl>
    <w:lvl w:ilvl="7" w:tplc="8746191E">
      <w:numFmt w:val="decimal"/>
      <w:lvlText w:val=""/>
      <w:lvlJc w:val="left"/>
    </w:lvl>
    <w:lvl w:ilvl="8" w:tplc="1A5CAC2A">
      <w:numFmt w:val="decimal"/>
      <w:lvlText w:val=""/>
      <w:lvlJc w:val="left"/>
    </w:lvl>
  </w:abstractNum>
  <w:abstractNum w:abstractNumId="36" w15:restartNumberingAfterBreak="0">
    <w:nsid w:val="465F6E38"/>
    <w:multiLevelType w:val="hybridMultilevel"/>
    <w:tmpl w:val="2E361F62"/>
    <w:lvl w:ilvl="0" w:tplc="EE1E79A4">
      <w:start w:val="1"/>
      <w:numFmt w:val="decimalZero"/>
      <w:lvlText w:val="RNF-%1."/>
      <w:lvlJc w:val="left"/>
      <w:pPr>
        <w:ind w:left="681" w:hanging="360"/>
      </w:pPr>
      <w:rPr>
        <w:rFonts w:ascii="Franklin Gothic Book" w:hAnsi="Franklin Gothic Book"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46D34A58"/>
    <w:multiLevelType w:val="hybridMultilevel"/>
    <w:tmpl w:val="CB028A54"/>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8" w15:restartNumberingAfterBreak="0">
    <w:nsid w:val="492608D8"/>
    <w:multiLevelType w:val="hybridMultilevel"/>
    <w:tmpl w:val="DFD0A820"/>
    <w:lvl w:ilvl="0" w:tplc="4F8AF406">
      <w:numFmt w:val="bullet"/>
      <w:lvlText w:val="•"/>
      <w:lvlJc w:val="left"/>
      <w:pPr>
        <w:ind w:left="260" w:hanging="260"/>
      </w:pPr>
      <w:rPr>
        <w:rFonts w:ascii="Calibri" w:hAnsi="Calibri" w:hint="default"/>
        <w:color w:val="0B5C23"/>
      </w:rPr>
    </w:lvl>
    <w:lvl w:ilvl="1" w:tplc="75B2AC64">
      <w:start w:val="1"/>
      <w:numFmt w:val="bullet"/>
      <w:lvlText w:val="◦"/>
      <w:lvlJc w:val="left"/>
      <w:pPr>
        <w:ind w:left="6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39" w15:restartNumberingAfterBreak="0">
    <w:nsid w:val="4A02619D"/>
    <w:multiLevelType w:val="multilevel"/>
    <w:tmpl w:val="416A12EC"/>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15:restartNumberingAfterBreak="0">
    <w:nsid w:val="4B08282B"/>
    <w:multiLevelType w:val="hybridMultilevel"/>
    <w:tmpl w:val="7ABC0100"/>
    <w:lvl w:ilvl="0" w:tplc="4F8AF406">
      <w:numFmt w:val="bullet"/>
      <w:lvlText w:val="•"/>
      <w:lvlJc w:val="left"/>
      <w:pPr>
        <w:ind w:left="260" w:hanging="260"/>
      </w:pPr>
      <w:rPr>
        <w:rFonts w:ascii="Calibri" w:hAnsi="Calibri" w:hint="default"/>
        <w:color w:val="0B5C23"/>
      </w:rPr>
    </w:lvl>
    <w:lvl w:ilvl="1" w:tplc="75B2AC64">
      <w:start w:val="1"/>
      <w:numFmt w:val="bullet"/>
      <w:lvlText w:val="◦"/>
      <w:lvlJc w:val="left"/>
      <w:pPr>
        <w:ind w:left="6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41" w15:restartNumberingAfterBreak="0">
    <w:nsid w:val="4B0C4F10"/>
    <w:multiLevelType w:val="multilevel"/>
    <w:tmpl w:val="A19459E2"/>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15:restartNumberingAfterBreak="0">
    <w:nsid w:val="4D2A03C0"/>
    <w:multiLevelType w:val="hybridMultilevel"/>
    <w:tmpl w:val="A19459E2"/>
    <w:lvl w:ilvl="0" w:tplc="00CE509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4FE83731"/>
    <w:multiLevelType w:val="hybridMultilevel"/>
    <w:tmpl w:val="F0766118"/>
    <w:lvl w:ilvl="0" w:tplc="47DE7918">
      <w:start w:val="1"/>
      <w:numFmt w:val="decimal"/>
      <w:lvlText w:val="%1."/>
      <w:lvlJc w:val="left"/>
      <w:pPr>
        <w:ind w:left="720" w:hanging="360"/>
      </w:pPr>
      <w:rPr>
        <w:rFonts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510B4CB8"/>
    <w:multiLevelType w:val="hybridMultilevel"/>
    <w:tmpl w:val="CBDAE076"/>
    <w:lvl w:ilvl="0" w:tplc="13C60CF8">
      <w:start w:val="1"/>
      <w:numFmt w:val="decimalZero"/>
      <w:lvlText w:val="RN-%1."/>
      <w:lvlJc w:val="left"/>
      <w:pPr>
        <w:ind w:left="720" w:hanging="360"/>
      </w:pPr>
      <w:rPr>
        <w:rFonts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55D47360"/>
    <w:multiLevelType w:val="hybridMultilevel"/>
    <w:tmpl w:val="03A65F98"/>
    <w:lvl w:ilvl="0" w:tplc="DDE057C8">
      <w:start w:val="1"/>
      <w:numFmt w:val="decimal"/>
      <w:lvlText w:val="%1."/>
      <w:lvlJc w:val="left"/>
      <w:pPr>
        <w:ind w:left="360" w:hanging="360"/>
      </w:pPr>
      <w:rPr>
        <w:rFonts w:hint="default"/>
        <w:b/>
        <w:i w:val="0"/>
        <w:color w:val="0B5C23"/>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6" w15:restartNumberingAfterBreak="0">
    <w:nsid w:val="5D7922CD"/>
    <w:multiLevelType w:val="hybridMultilevel"/>
    <w:tmpl w:val="88B4F93E"/>
    <w:lvl w:ilvl="0" w:tplc="4F8AF406">
      <w:numFmt w:val="bullet"/>
      <w:lvlText w:val="•"/>
      <w:lvlJc w:val="left"/>
      <w:pPr>
        <w:ind w:left="260" w:hanging="260"/>
      </w:pPr>
      <w:rPr>
        <w:rFonts w:ascii="Calibri" w:hAnsi="Calibri" w:hint="default"/>
        <w:color w:val="0B5C23"/>
      </w:rPr>
    </w:lvl>
    <w:lvl w:ilvl="1" w:tplc="75B2AC64">
      <w:start w:val="1"/>
      <w:numFmt w:val="bullet"/>
      <w:lvlText w:val="◦"/>
      <w:lvlJc w:val="left"/>
      <w:pPr>
        <w:ind w:left="6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47" w15:restartNumberingAfterBreak="0">
    <w:nsid w:val="5E3E2B0D"/>
    <w:multiLevelType w:val="hybridMultilevel"/>
    <w:tmpl w:val="8566212C"/>
    <w:lvl w:ilvl="0" w:tplc="4F8AF406">
      <w:numFmt w:val="bullet"/>
      <w:lvlText w:val="•"/>
      <w:lvlJc w:val="left"/>
      <w:pPr>
        <w:ind w:left="360" w:hanging="260"/>
      </w:pPr>
      <w:rPr>
        <w:rFonts w:ascii="Calibri" w:hAnsi="Calibri" w:hint="default"/>
        <w:color w:val="0B5C23"/>
      </w:rPr>
    </w:lvl>
    <w:lvl w:ilvl="1" w:tplc="75B2AC64">
      <w:start w:val="1"/>
      <w:numFmt w:val="bullet"/>
      <w:lvlText w:val="◦"/>
      <w:lvlJc w:val="left"/>
      <w:pPr>
        <w:ind w:left="7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48" w15:restartNumberingAfterBreak="0">
    <w:nsid w:val="5F406F28"/>
    <w:multiLevelType w:val="hybridMultilevel"/>
    <w:tmpl w:val="31E22648"/>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9" w15:restartNumberingAfterBreak="0">
    <w:nsid w:val="5F517CE8"/>
    <w:multiLevelType w:val="hybridMultilevel"/>
    <w:tmpl w:val="5A6AF91E"/>
    <w:lvl w:ilvl="0" w:tplc="8A66CEBC">
      <w:start w:val="1"/>
      <w:numFmt w:val="bullet"/>
      <w:lvlText w:val="•"/>
      <w:lvlJc w:val="left"/>
      <w:pPr>
        <w:ind w:left="360" w:hanging="260"/>
      </w:pPr>
    </w:lvl>
    <w:lvl w:ilvl="1" w:tplc="9126C782">
      <w:start w:val="1"/>
      <w:numFmt w:val="bullet"/>
      <w:lvlText w:val="◦"/>
      <w:lvlJc w:val="left"/>
      <w:pPr>
        <w:ind w:left="720" w:hanging="260"/>
      </w:pPr>
    </w:lvl>
    <w:lvl w:ilvl="2" w:tplc="5F7E033E">
      <w:numFmt w:val="decimal"/>
      <w:lvlText w:val=""/>
      <w:lvlJc w:val="left"/>
    </w:lvl>
    <w:lvl w:ilvl="3" w:tplc="9DE01594">
      <w:numFmt w:val="decimal"/>
      <w:lvlText w:val=""/>
      <w:lvlJc w:val="left"/>
    </w:lvl>
    <w:lvl w:ilvl="4" w:tplc="48ECDE36">
      <w:numFmt w:val="decimal"/>
      <w:lvlText w:val=""/>
      <w:lvlJc w:val="left"/>
    </w:lvl>
    <w:lvl w:ilvl="5" w:tplc="3C2A7216">
      <w:numFmt w:val="decimal"/>
      <w:lvlText w:val=""/>
      <w:lvlJc w:val="left"/>
    </w:lvl>
    <w:lvl w:ilvl="6" w:tplc="1C9CCBC8">
      <w:numFmt w:val="decimal"/>
      <w:lvlText w:val=""/>
      <w:lvlJc w:val="left"/>
    </w:lvl>
    <w:lvl w:ilvl="7" w:tplc="42786F8E">
      <w:numFmt w:val="decimal"/>
      <w:lvlText w:val=""/>
      <w:lvlJc w:val="left"/>
    </w:lvl>
    <w:lvl w:ilvl="8" w:tplc="1CF2EB36">
      <w:numFmt w:val="decimal"/>
      <w:lvlText w:val=""/>
      <w:lvlJc w:val="left"/>
    </w:lvl>
  </w:abstractNum>
  <w:abstractNum w:abstractNumId="50" w15:restartNumberingAfterBreak="0">
    <w:nsid w:val="60FD27FD"/>
    <w:multiLevelType w:val="hybridMultilevel"/>
    <w:tmpl w:val="A9C20B6A"/>
    <w:lvl w:ilvl="0" w:tplc="DDE057C8">
      <w:start w:val="1"/>
      <w:numFmt w:val="decimal"/>
      <w:lvlText w:val="%1."/>
      <w:lvlJc w:val="left"/>
      <w:pPr>
        <w:ind w:left="360" w:hanging="360"/>
      </w:pPr>
      <w:rPr>
        <w:rFonts w:hint="default"/>
        <w:b/>
        <w:i w:val="0"/>
        <w:color w:val="0B5C23"/>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1" w15:restartNumberingAfterBreak="0">
    <w:nsid w:val="621911BC"/>
    <w:multiLevelType w:val="hybridMultilevel"/>
    <w:tmpl w:val="0B982B22"/>
    <w:lvl w:ilvl="0" w:tplc="4F8AF406">
      <w:numFmt w:val="bullet"/>
      <w:lvlText w:val="•"/>
      <w:lvlJc w:val="left"/>
      <w:pPr>
        <w:ind w:left="260" w:hanging="260"/>
      </w:pPr>
      <w:rPr>
        <w:rFonts w:ascii="Calibri" w:hAnsi="Calibri" w:hint="default"/>
        <w:color w:val="0B5C23"/>
      </w:rPr>
    </w:lvl>
    <w:lvl w:ilvl="1" w:tplc="75B2AC64">
      <w:start w:val="1"/>
      <w:numFmt w:val="bullet"/>
      <w:lvlText w:val="◦"/>
      <w:lvlJc w:val="left"/>
      <w:pPr>
        <w:ind w:left="6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52" w15:restartNumberingAfterBreak="0">
    <w:nsid w:val="628B30AE"/>
    <w:multiLevelType w:val="hybridMultilevel"/>
    <w:tmpl w:val="5EE28C32"/>
    <w:lvl w:ilvl="0" w:tplc="AD3ECE98">
      <w:start w:val="1"/>
      <w:numFmt w:val="decimalZero"/>
      <w:lvlText w:val="UC-%1."/>
      <w:lvlJc w:val="left"/>
      <w:pPr>
        <w:ind w:left="360" w:hanging="360"/>
      </w:pPr>
      <w:rPr>
        <w:rFonts w:ascii="Franklin Gothic Book" w:hAnsi="Franklin Gothic Book" w:hint="default"/>
        <w:b/>
        <w:i w:val="0"/>
        <w:color w:val="0D893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3" w15:restartNumberingAfterBreak="0">
    <w:nsid w:val="62F947A5"/>
    <w:multiLevelType w:val="hybridMultilevel"/>
    <w:tmpl w:val="514AD8E6"/>
    <w:lvl w:ilvl="0" w:tplc="A39ABE0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64D22BD5"/>
    <w:multiLevelType w:val="hybridMultilevel"/>
    <w:tmpl w:val="90963F4C"/>
    <w:lvl w:ilvl="0" w:tplc="DDE057C8">
      <w:start w:val="1"/>
      <w:numFmt w:val="decimal"/>
      <w:lvlText w:val="%1."/>
      <w:lvlJc w:val="left"/>
      <w:pPr>
        <w:ind w:left="720" w:hanging="360"/>
      </w:pPr>
      <w:rPr>
        <w:rFonts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 w15:restartNumberingAfterBreak="0">
    <w:nsid w:val="65E60196"/>
    <w:multiLevelType w:val="hybridMultilevel"/>
    <w:tmpl w:val="EA5441DC"/>
    <w:lvl w:ilvl="0" w:tplc="E7FC2F68">
      <w:start w:val="1"/>
      <w:numFmt w:val="bullet"/>
      <w:lvlText w:val="•"/>
      <w:lvlJc w:val="left"/>
      <w:pPr>
        <w:ind w:left="360" w:hanging="260"/>
      </w:pPr>
    </w:lvl>
    <w:lvl w:ilvl="1" w:tplc="12025C8C">
      <w:numFmt w:val="decimal"/>
      <w:lvlText w:val=""/>
      <w:lvlJc w:val="left"/>
    </w:lvl>
    <w:lvl w:ilvl="2" w:tplc="BC1E4C3C">
      <w:numFmt w:val="decimal"/>
      <w:lvlText w:val=""/>
      <w:lvlJc w:val="left"/>
    </w:lvl>
    <w:lvl w:ilvl="3" w:tplc="1506EB26">
      <w:numFmt w:val="decimal"/>
      <w:lvlText w:val=""/>
      <w:lvlJc w:val="left"/>
    </w:lvl>
    <w:lvl w:ilvl="4" w:tplc="91A86F16">
      <w:numFmt w:val="decimal"/>
      <w:lvlText w:val=""/>
      <w:lvlJc w:val="left"/>
    </w:lvl>
    <w:lvl w:ilvl="5" w:tplc="1A709B6C">
      <w:numFmt w:val="decimal"/>
      <w:lvlText w:val=""/>
      <w:lvlJc w:val="left"/>
    </w:lvl>
    <w:lvl w:ilvl="6" w:tplc="2EA4D474">
      <w:numFmt w:val="decimal"/>
      <w:lvlText w:val=""/>
      <w:lvlJc w:val="left"/>
    </w:lvl>
    <w:lvl w:ilvl="7" w:tplc="DF4CEF7E">
      <w:numFmt w:val="decimal"/>
      <w:lvlText w:val=""/>
      <w:lvlJc w:val="left"/>
    </w:lvl>
    <w:lvl w:ilvl="8" w:tplc="7D3AAA44">
      <w:numFmt w:val="decimal"/>
      <w:lvlText w:val=""/>
      <w:lvlJc w:val="left"/>
    </w:lvl>
  </w:abstractNum>
  <w:abstractNum w:abstractNumId="56" w15:restartNumberingAfterBreak="0">
    <w:nsid w:val="67020884"/>
    <w:multiLevelType w:val="hybridMultilevel"/>
    <w:tmpl w:val="A732A8CC"/>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7" w15:restartNumberingAfterBreak="0">
    <w:nsid w:val="68361BEA"/>
    <w:multiLevelType w:val="multilevel"/>
    <w:tmpl w:val="6AC0A90A"/>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8" w15:restartNumberingAfterBreak="0">
    <w:nsid w:val="6B3948C6"/>
    <w:multiLevelType w:val="hybridMultilevel"/>
    <w:tmpl w:val="28022AD0"/>
    <w:lvl w:ilvl="0" w:tplc="4F8AF406">
      <w:numFmt w:val="bullet"/>
      <w:lvlText w:val="•"/>
      <w:lvlJc w:val="left"/>
      <w:pPr>
        <w:ind w:left="720" w:hanging="360"/>
      </w:pPr>
      <w:rPr>
        <w:rFonts w:ascii="Calibri" w:hAnsi="Calibri" w:hint="default"/>
        <w:color w:val="0B5C2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6D92396A"/>
    <w:multiLevelType w:val="hybridMultilevel"/>
    <w:tmpl w:val="724088AC"/>
    <w:lvl w:ilvl="0" w:tplc="A1D6FBD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6EFC13AE"/>
    <w:multiLevelType w:val="hybridMultilevel"/>
    <w:tmpl w:val="6AC0A90A"/>
    <w:lvl w:ilvl="0" w:tplc="7DCEA5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1" w15:restartNumberingAfterBreak="0">
    <w:nsid w:val="70763B7A"/>
    <w:multiLevelType w:val="hybridMultilevel"/>
    <w:tmpl w:val="D90EA53C"/>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2" w15:restartNumberingAfterBreak="0">
    <w:nsid w:val="70AC54DC"/>
    <w:multiLevelType w:val="multilevel"/>
    <w:tmpl w:val="EA6E0D24"/>
    <w:lvl w:ilvl="0">
      <w:start w:val="1"/>
      <w:numFmt w:val="upperLetter"/>
      <w:lvlText w:val="ANEXO %1."/>
      <w:lvlJc w:val="left"/>
      <w:pPr>
        <w:ind w:left="720" w:hanging="360"/>
      </w:pPr>
      <w:rPr>
        <w:rFonts w:ascii="Franklin Gothic Book" w:hAnsi="Franklin Gothic Book" w:hint="default"/>
        <w:b/>
        <w:i w:val="0"/>
        <w:color w:val="0B5C23"/>
      </w:rPr>
    </w:lvl>
    <w:lvl w:ilvl="1">
      <w:start w:val="1"/>
      <w:numFmt w:val="decimal"/>
      <w:lvlText w:val="A.%2."/>
      <w:lvlJc w:val="left"/>
      <w:pPr>
        <w:ind w:left="1440" w:hanging="360"/>
      </w:pPr>
      <w:rPr>
        <w:rFonts w:ascii="Franklin Gothic Book" w:hAnsi="Franklin Gothic Book" w:hint="default"/>
        <w:b/>
        <w:i w:val="0"/>
        <w:color w:val="0D893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15:restartNumberingAfterBreak="0">
    <w:nsid w:val="72753E3F"/>
    <w:multiLevelType w:val="multilevel"/>
    <w:tmpl w:val="EA6E0D24"/>
    <w:lvl w:ilvl="0">
      <w:start w:val="1"/>
      <w:numFmt w:val="upperLetter"/>
      <w:lvlText w:val="ANEXO %1."/>
      <w:lvlJc w:val="left"/>
      <w:pPr>
        <w:ind w:left="2484" w:hanging="360"/>
      </w:pPr>
      <w:rPr>
        <w:rFonts w:ascii="Franklin Gothic Book" w:hAnsi="Franklin Gothic Book" w:hint="default"/>
        <w:b/>
        <w:i w:val="0"/>
        <w:color w:val="0B5C23"/>
      </w:rPr>
    </w:lvl>
    <w:lvl w:ilvl="1">
      <w:start w:val="1"/>
      <w:numFmt w:val="decimal"/>
      <w:lvlText w:val="A.%2."/>
      <w:lvlJc w:val="left"/>
      <w:pPr>
        <w:ind w:left="3204" w:hanging="360"/>
      </w:pPr>
      <w:rPr>
        <w:rFonts w:ascii="Franklin Gothic Book" w:hAnsi="Franklin Gothic Book" w:hint="default"/>
        <w:b/>
        <w:i w:val="0"/>
        <w:color w:val="0D8932"/>
      </w:rPr>
    </w:lvl>
    <w:lvl w:ilvl="2">
      <w:start w:val="1"/>
      <w:numFmt w:val="lowerRoman"/>
      <w:lvlText w:val="%3."/>
      <w:lvlJc w:val="right"/>
      <w:pPr>
        <w:ind w:left="3924" w:hanging="180"/>
      </w:pPr>
      <w:rPr>
        <w:rFonts w:hint="default"/>
      </w:rPr>
    </w:lvl>
    <w:lvl w:ilvl="3">
      <w:start w:val="1"/>
      <w:numFmt w:val="decimal"/>
      <w:lvlText w:val="%4."/>
      <w:lvlJc w:val="left"/>
      <w:pPr>
        <w:ind w:left="4644" w:hanging="360"/>
      </w:pPr>
      <w:rPr>
        <w:rFonts w:hint="default"/>
      </w:rPr>
    </w:lvl>
    <w:lvl w:ilvl="4">
      <w:start w:val="1"/>
      <w:numFmt w:val="lowerLetter"/>
      <w:lvlText w:val="%5."/>
      <w:lvlJc w:val="left"/>
      <w:pPr>
        <w:ind w:left="5364" w:hanging="360"/>
      </w:pPr>
      <w:rPr>
        <w:rFonts w:hint="default"/>
      </w:rPr>
    </w:lvl>
    <w:lvl w:ilvl="5">
      <w:start w:val="1"/>
      <w:numFmt w:val="lowerRoman"/>
      <w:lvlText w:val="%6."/>
      <w:lvlJc w:val="right"/>
      <w:pPr>
        <w:ind w:left="6084" w:hanging="180"/>
      </w:pPr>
      <w:rPr>
        <w:rFonts w:hint="default"/>
      </w:rPr>
    </w:lvl>
    <w:lvl w:ilvl="6">
      <w:start w:val="1"/>
      <w:numFmt w:val="decimal"/>
      <w:lvlText w:val="%7."/>
      <w:lvlJc w:val="left"/>
      <w:pPr>
        <w:ind w:left="6804" w:hanging="360"/>
      </w:pPr>
      <w:rPr>
        <w:rFonts w:hint="default"/>
      </w:rPr>
    </w:lvl>
    <w:lvl w:ilvl="7">
      <w:start w:val="1"/>
      <w:numFmt w:val="lowerLetter"/>
      <w:lvlText w:val="%8."/>
      <w:lvlJc w:val="left"/>
      <w:pPr>
        <w:ind w:left="7524" w:hanging="360"/>
      </w:pPr>
      <w:rPr>
        <w:rFonts w:hint="default"/>
      </w:rPr>
    </w:lvl>
    <w:lvl w:ilvl="8">
      <w:start w:val="1"/>
      <w:numFmt w:val="lowerRoman"/>
      <w:lvlText w:val="%9."/>
      <w:lvlJc w:val="right"/>
      <w:pPr>
        <w:ind w:left="8244" w:hanging="180"/>
      </w:pPr>
      <w:rPr>
        <w:rFonts w:hint="default"/>
      </w:rPr>
    </w:lvl>
  </w:abstractNum>
  <w:abstractNum w:abstractNumId="64" w15:restartNumberingAfterBreak="0">
    <w:nsid w:val="73CE71D3"/>
    <w:multiLevelType w:val="multilevel"/>
    <w:tmpl w:val="724088AC"/>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5" w15:restartNumberingAfterBreak="0">
    <w:nsid w:val="742B6383"/>
    <w:multiLevelType w:val="hybridMultilevel"/>
    <w:tmpl w:val="B33A3714"/>
    <w:lvl w:ilvl="0" w:tplc="4F8AF406">
      <w:numFmt w:val="bullet"/>
      <w:lvlText w:val="•"/>
      <w:lvlJc w:val="left"/>
      <w:pPr>
        <w:ind w:left="360" w:hanging="260"/>
      </w:pPr>
      <w:rPr>
        <w:rFonts w:ascii="Calibri" w:hAnsi="Calibri" w:hint="default"/>
        <w:color w:val="0B5C23"/>
      </w:rPr>
    </w:lvl>
    <w:lvl w:ilvl="1" w:tplc="75B2AC64">
      <w:start w:val="1"/>
      <w:numFmt w:val="bullet"/>
      <w:lvlText w:val="◦"/>
      <w:lvlJc w:val="left"/>
      <w:pPr>
        <w:ind w:left="7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66" w15:restartNumberingAfterBreak="0">
    <w:nsid w:val="746B0183"/>
    <w:multiLevelType w:val="hybridMultilevel"/>
    <w:tmpl w:val="8C12061E"/>
    <w:lvl w:ilvl="0" w:tplc="71F06C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7" w15:restartNumberingAfterBreak="0">
    <w:nsid w:val="76254A5F"/>
    <w:multiLevelType w:val="hybridMultilevel"/>
    <w:tmpl w:val="D09A5AEE"/>
    <w:lvl w:ilvl="0" w:tplc="4F8AF406">
      <w:numFmt w:val="bullet"/>
      <w:lvlText w:val="•"/>
      <w:lvlJc w:val="left"/>
      <w:pPr>
        <w:ind w:left="360" w:hanging="260"/>
      </w:pPr>
      <w:rPr>
        <w:rFonts w:ascii="Calibri" w:hAnsi="Calibri" w:hint="default"/>
        <w:color w:val="0B5C23"/>
      </w:rPr>
    </w:lvl>
    <w:lvl w:ilvl="1" w:tplc="BCF46A58">
      <w:start w:val="1"/>
      <w:numFmt w:val="bullet"/>
      <w:lvlText w:val="◦"/>
      <w:lvlJc w:val="left"/>
      <w:pPr>
        <w:ind w:left="720" w:hanging="260"/>
      </w:pPr>
    </w:lvl>
    <w:lvl w:ilvl="2" w:tplc="08A63B5A">
      <w:numFmt w:val="decimal"/>
      <w:lvlText w:val=""/>
      <w:lvlJc w:val="left"/>
    </w:lvl>
    <w:lvl w:ilvl="3" w:tplc="6BEEF5B2">
      <w:numFmt w:val="decimal"/>
      <w:lvlText w:val=""/>
      <w:lvlJc w:val="left"/>
    </w:lvl>
    <w:lvl w:ilvl="4" w:tplc="4788AB26">
      <w:numFmt w:val="decimal"/>
      <w:lvlText w:val=""/>
      <w:lvlJc w:val="left"/>
    </w:lvl>
    <w:lvl w:ilvl="5" w:tplc="85080482">
      <w:numFmt w:val="decimal"/>
      <w:lvlText w:val=""/>
      <w:lvlJc w:val="left"/>
    </w:lvl>
    <w:lvl w:ilvl="6" w:tplc="52DC3158">
      <w:numFmt w:val="decimal"/>
      <w:lvlText w:val=""/>
      <w:lvlJc w:val="left"/>
    </w:lvl>
    <w:lvl w:ilvl="7" w:tplc="8746191E">
      <w:numFmt w:val="decimal"/>
      <w:lvlText w:val=""/>
      <w:lvlJc w:val="left"/>
    </w:lvl>
    <w:lvl w:ilvl="8" w:tplc="1A5CAC2A">
      <w:numFmt w:val="decimal"/>
      <w:lvlText w:val=""/>
      <w:lvlJc w:val="left"/>
    </w:lvl>
  </w:abstractNum>
  <w:abstractNum w:abstractNumId="68" w15:restartNumberingAfterBreak="0">
    <w:nsid w:val="772F241F"/>
    <w:multiLevelType w:val="hybridMultilevel"/>
    <w:tmpl w:val="EC6464CC"/>
    <w:lvl w:ilvl="0" w:tplc="DDE057C8">
      <w:start w:val="1"/>
      <w:numFmt w:val="decimal"/>
      <w:lvlText w:val="%1."/>
      <w:lvlJc w:val="left"/>
      <w:pPr>
        <w:ind w:left="720" w:hanging="360"/>
      </w:pPr>
      <w:rPr>
        <w:rFonts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6"/>
  </w:num>
  <w:num w:numId="2">
    <w:abstractNumId w:val="15"/>
  </w:num>
  <w:num w:numId="3">
    <w:abstractNumId w:val="15"/>
    <w:lvlOverride w:ilvl="0">
      <w:startOverride w:val="1"/>
    </w:lvlOverride>
  </w:num>
  <w:num w:numId="4">
    <w:abstractNumId w:val="29"/>
    <w:lvlOverride w:ilvl="0">
      <w:startOverride w:val="1"/>
    </w:lvlOverride>
  </w:num>
  <w:num w:numId="5">
    <w:abstractNumId w:val="55"/>
    <w:lvlOverride w:ilvl="0">
      <w:startOverride w:val="1"/>
    </w:lvlOverride>
  </w:num>
  <w:num w:numId="6">
    <w:abstractNumId w:val="66"/>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2"/>
  </w:num>
  <w:num w:numId="9">
    <w:abstractNumId w:val="41"/>
  </w:num>
  <w:num w:numId="10">
    <w:abstractNumId w:val="60"/>
  </w:num>
  <w:num w:numId="11">
    <w:abstractNumId w:val="57"/>
  </w:num>
  <w:num w:numId="12">
    <w:abstractNumId w:val="23"/>
  </w:num>
  <w:num w:numId="13">
    <w:abstractNumId w:val="39"/>
  </w:num>
  <w:num w:numId="14">
    <w:abstractNumId w:val="17"/>
  </w:num>
  <w:num w:numId="15">
    <w:abstractNumId w:val="5"/>
  </w:num>
  <w:num w:numId="16">
    <w:abstractNumId w:val="26"/>
  </w:num>
  <w:num w:numId="17">
    <w:abstractNumId w:val="27"/>
  </w:num>
  <w:num w:numId="18">
    <w:abstractNumId w:val="59"/>
  </w:num>
  <w:num w:numId="19">
    <w:abstractNumId w:val="64"/>
  </w:num>
  <w:num w:numId="20">
    <w:abstractNumId w:val="8"/>
  </w:num>
  <w:num w:numId="21">
    <w:abstractNumId w:val="11"/>
  </w:num>
  <w:num w:numId="22">
    <w:abstractNumId w:val="4"/>
  </w:num>
  <w:num w:numId="23">
    <w:abstractNumId w:val="33"/>
  </w:num>
  <w:num w:numId="24">
    <w:abstractNumId w:val="53"/>
  </w:num>
  <w:num w:numId="25">
    <w:abstractNumId w:val="18"/>
  </w:num>
  <w:num w:numId="26">
    <w:abstractNumId w:val="0"/>
  </w:num>
  <w:num w:numId="27">
    <w:abstractNumId w:val="49"/>
    <w:lvlOverride w:ilvl="0">
      <w:startOverride w:val="1"/>
    </w:lvlOverride>
  </w:num>
  <w:num w:numId="28">
    <w:abstractNumId w:val="3"/>
  </w:num>
  <w:num w:numId="29">
    <w:abstractNumId w:val="1"/>
  </w:num>
  <w:num w:numId="30">
    <w:abstractNumId w:val="44"/>
  </w:num>
  <w:num w:numId="31">
    <w:abstractNumId w:val="20"/>
    <w:lvlOverride w:ilvl="0">
      <w:startOverride w:val="1"/>
    </w:lvlOverride>
  </w:num>
  <w:num w:numId="32">
    <w:abstractNumId w:val="43"/>
  </w:num>
  <w:num w:numId="33">
    <w:abstractNumId w:val="28"/>
  </w:num>
  <w:num w:numId="34">
    <w:abstractNumId w:val="21"/>
  </w:num>
  <w:num w:numId="35">
    <w:abstractNumId w:val="19"/>
  </w:num>
  <w:num w:numId="36">
    <w:abstractNumId w:val="54"/>
  </w:num>
  <w:num w:numId="37">
    <w:abstractNumId w:val="68"/>
  </w:num>
  <w:num w:numId="38">
    <w:abstractNumId w:val="58"/>
  </w:num>
  <w:num w:numId="39">
    <w:abstractNumId w:val="32"/>
    <w:lvlOverride w:ilvl="0">
      <w:startOverride w:val="1"/>
    </w:lvlOverride>
  </w:num>
  <w:num w:numId="40">
    <w:abstractNumId w:val="36"/>
  </w:num>
  <w:num w:numId="41">
    <w:abstractNumId w:val="32"/>
  </w:num>
  <w:num w:numId="42">
    <w:abstractNumId w:val="35"/>
  </w:num>
  <w:num w:numId="43">
    <w:abstractNumId w:val="14"/>
  </w:num>
  <w:num w:numId="44">
    <w:abstractNumId w:val="67"/>
  </w:num>
  <w:num w:numId="45">
    <w:abstractNumId w:val="31"/>
  </w:num>
  <w:num w:numId="46">
    <w:abstractNumId w:val="62"/>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63"/>
  </w:num>
  <w:num w:numId="49">
    <w:abstractNumId w:val="2"/>
  </w:num>
  <w:num w:numId="50">
    <w:abstractNumId w:val="34"/>
  </w:num>
  <w:num w:numId="51">
    <w:abstractNumId w:val="2"/>
  </w:num>
  <w:num w:numId="52">
    <w:abstractNumId w:val="38"/>
  </w:num>
  <w:num w:numId="53">
    <w:abstractNumId w:val="24"/>
  </w:num>
  <w:num w:numId="54">
    <w:abstractNumId w:val="37"/>
  </w:num>
  <w:num w:numId="55">
    <w:abstractNumId w:val="65"/>
  </w:num>
  <w:num w:numId="56">
    <w:abstractNumId w:val="52"/>
  </w:num>
  <w:num w:numId="57">
    <w:abstractNumId w:val="45"/>
  </w:num>
  <w:num w:numId="58">
    <w:abstractNumId w:val="13"/>
  </w:num>
  <w:num w:numId="59">
    <w:abstractNumId w:val="50"/>
  </w:num>
  <w:num w:numId="60">
    <w:abstractNumId w:val="47"/>
  </w:num>
  <w:num w:numId="61">
    <w:abstractNumId w:val="61"/>
  </w:num>
  <w:num w:numId="62">
    <w:abstractNumId w:val="22"/>
  </w:num>
  <w:num w:numId="63">
    <w:abstractNumId w:val="12"/>
  </w:num>
  <w:num w:numId="64">
    <w:abstractNumId w:val="46"/>
  </w:num>
  <w:num w:numId="65">
    <w:abstractNumId w:val="25"/>
  </w:num>
  <w:num w:numId="66">
    <w:abstractNumId w:val="51"/>
  </w:num>
  <w:num w:numId="67">
    <w:abstractNumId w:val="30"/>
  </w:num>
  <w:num w:numId="68">
    <w:abstractNumId w:val="6"/>
  </w:num>
  <w:num w:numId="69">
    <w:abstractNumId w:val="48"/>
  </w:num>
  <w:num w:numId="70">
    <w:abstractNumId w:val="2"/>
    <w:lvlOverride w:ilvl="0">
      <w:startOverride w:val="1"/>
    </w:lvlOverride>
  </w:num>
  <w:num w:numId="71">
    <w:abstractNumId w:val="56"/>
  </w:num>
  <w:num w:numId="72">
    <w:abstractNumId w:val="40"/>
  </w:num>
  <w:num w:numId="73">
    <w:abstractNumId w:val="7"/>
  </w:num>
  <w:num w:numId="74">
    <w:abstractNumId w:val="10"/>
  </w:num>
  <w:num w:numId="75">
    <w:abstractNumId w:val="9"/>
  </w:num>
  <w:numIdMacAtCleanup w:val="74"/>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uddy Tatiana Vargas Santofimio">
    <w15:presenceInfo w15:providerId="None" w15:userId="Juddy Tatiana Vargas Santofim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08"/>
  <w:hyphenationZone w:val="425"/>
  <w:evenAndOddHeaders/>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5D6"/>
    <w:rsid w:val="00003A26"/>
    <w:rsid w:val="00010893"/>
    <w:rsid w:val="00060A01"/>
    <w:rsid w:val="0009083C"/>
    <w:rsid w:val="000A712B"/>
    <w:rsid w:val="00113D74"/>
    <w:rsid w:val="001363BC"/>
    <w:rsid w:val="0016594A"/>
    <w:rsid w:val="002531F8"/>
    <w:rsid w:val="0025602A"/>
    <w:rsid w:val="0027442A"/>
    <w:rsid w:val="002908E6"/>
    <w:rsid w:val="00297B0E"/>
    <w:rsid w:val="002E2C88"/>
    <w:rsid w:val="00346CED"/>
    <w:rsid w:val="003A4FBA"/>
    <w:rsid w:val="003E00AE"/>
    <w:rsid w:val="00435BD2"/>
    <w:rsid w:val="00451DFE"/>
    <w:rsid w:val="004D5D4C"/>
    <w:rsid w:val="005A2C7F"/>
    <w:rsid w:val="005E3FA1"/>
    <w:rsid w:val="005F4512"/>
    <w:rsid w:val="00611851"/>
    <w:rsid w:val="0063735E"/>
    <w:rsid w:val="00682597"/>
    <w:rsid w:val="006A0E4A"/>
    <w:rsid w:val="006E6AD8"/>
    <w:rsid w:val="006F1E58"/>
    <w:rsid w:val="006F6CD7"/>
    <w:rsid w:val="00767ECF"/>
    <w:rsid w:val="0078757F"/>
    <w:rsid w:val="007968B8"/>
    <w:rsid w:val="007D7360"/>
    <w:rsid w:val="007F057F"/>
    <w:rsid w:val="007F15B9"/>
    <w:rsid w:val="00837B6A"/>
    <w:rsid w:val="00873E2C"/>
    <w:rsid w:val="00877430"/>
    <w:rsid w:val="008D2FC4"/>
    <w:rsid w:val="00915B77"/>
    <w:rsid w:val="00936AC9"/>
    <w:rsid w:val="00940C40"/>
    <w:rsid w:val="009C3ED5"/>
    <w:rsid w:val="009D445A"/>
    <w:rsid w:val="00A32B80"/>
    <w:rsid w:val="00A74546"/>
    <w:rsid w:val="00AB5F46"/>
    <w:rsid w:val="00B631CB"/>
    <w:rsid w:val="00BA7E08"/>
    <w:rsid w:val="00C43F26"/>
    <w:rsid w:val="00CF4967"/>
    <w:rsid w:val="00D06987"/>
    <w:rsid w:val="00D15168"/>
    <w:rsid w:val="00D71F43"/>
    <w:rsid w:val="00DA2F89"/>
    <w:rsid w:val="00E03AE5"/>
    <w:rsid w:val="00E53B5C"/>
    <w:rsid w:val="00E80A79"/>
    <w:rsid w:val="00E93418"/>
    <w:rsid w:val="00F27A2C"/>
    <w:rsid w:val="00FF75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76629E7"/>
  <w15:chartTrackingRefBased/>
  <w15:docId w15:val="{DA43B678-A14A-442E-932A-6D29D2F26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0E4A"/>
    <w:rPr>
      <w:rFonts w:ascii="Franklin Gothic Book" w:hAnsi="Franklin Gothic Book"/>
    </w:rPr>
  </w:style>
  <w:style w:type="paragraph" w:styleId="Ttulo1">
    <w:name w:val="heading 1"/>
    <w:basedOn w:val="Prrafodelista"/>
    <w:next w:val="Normal"/>
    <w:link w:val="Ttulo1Car"/>
    <w:qFormat/>
    <w:rsid w:val="00113D74"/>
    <w:pPr>
      <w:numPr>
        <w:numId w:val="1"/>
      </w:numPr>
      <w:spacing w:before="120" w:after="120" w:line="240" w:lineRule="auto"/>
      <w:ind w:left="357" w:hanging="357"/>
      <w:outlineLvl w:val="0"/>
    </w:pPr>
    <w:rPr>
      <w:b/>
      <w:color w:val="0B5C23"/>
      <w:sz w:val="32"/>
    </w:rPr>
  </w:style>
  <w:style w:type="paragraph" w:styleId="Ttulo2">
    <w:name w:val="heading 2"/>
    <w:basedOn w:val="Prrafodelista"/>
    <w:next w:val="Normal"/>
    <w:link w:val="Ttulo2Car"/>
    <w:uiPriority w:val="9"/>
    <w:unhideWhenUsed/>
    <w:qFormat/>
    <w:rsid w:val="00113D74"/>
    <w:pPr>
      <w:numPr>
        <w:ilvl w:val="1"/>
        <w:numId w:val="1"/>
      </w:numPr>
      <w:spacing w:before="120" w:after="120" w:line="240" w:lineRule="auto"/>
      <w:ind w:left="567" w:hanging="567"/>
      <w:outlineLvl w:val="1"/>
    </w:pPr>
    <w:rPr>
      <w:b/>
      <w:bCs/>
      <w:color w:val="0D8932"/>
      <w:sz w:val="28"/>
    </w:rPr>
  </w:style>
  <w:style w:type="paragraph" w:styleId="Ttulo3">
    <w:name w:val="heading 3"/>
    <w:basedOn w:val="Ttulo2"/>
    <w:next w:val="Normal"/>
    <w:link w:val="Ttulo3Car"/>
    <w:uiPriority w:val="9"/>
    <w:unhideWhenUsed/>
    <w:qFormat/>
    <w:rsid w:val="00010893"/>
    <w:pPr>
      <w:numPr>
        <w:ilvl w:val="2"/>
      </w:numPr>
      <w:ind w:left="851" w:hanging="788"/>
      <w:outlineLvl w:val="2"/>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FF75D6"/>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FF75D6"/>
    <w:rPr>
      <w:rFonts w:eastAsiaTheme="minorEastAsia"/>
      <w:lang w:eastAsia="es-CO"/>
    </w:rPr>
  </w:style>
  <w:style w:type="character" w:customStyle="1" w:styleId="Ttulo1Car">
    <w:name w:val="Título 1 Car"/>
    <w:basedOn w:val="Fuentedeprrafopredeter"/>
    <w:link w:val="Ttulo1"/>
    <w:rsid w:val="00113D74"/>
    <w:rPr>
      <w:rFonts w:ascii="Franklin Gothic Book" w:hAnsi="Franklin Gothic Book"/>
      <w:b/>
      <w:color w:val="0B5C23"/>
      <w:sz w:val="32"/>
    </w:rPr>
  </w:style>
  <w:style w:type="paragraph" w:styleId="TtuloTDC">
    <w:name w:val="TOC Heading"/>
    <w:basedOn w:val="Ttulo1"/>
    <w:next w:val="Normal"/>
    <w:uiPriority w:val="39"/>
    <w:unhideWhenUsed/>
    <w:qFormat/>
    <w:rsid w:val="00FF75D6"/>
    <w:pPr>
      <w:outlineLvl w:val="9"/>
    </w:pPr>
    <w:rPr>
      <w:color w:val="0D8932"/>
      <w:lang w:val="es-ES" w:eastAsia="es-CO"/>
    </w:rPr>
  </w:style>
  <w:style w:type="paragraph" w:styleId="Prrafodelista">
    <w:name w:val="List Paragraph"/>
    <w:basedOn w:val="Normal"/>
    <w:qFormat/>
    <w:rsid w:val="00113D74"/>
    <w:pPr>
      <w:numPr>
        <w:numId w:val="26"/>
      </w:numPr>
      <w:ind w:left="426" w:hanging="280"/>
      <w:contextualSpacing/>
    </w:pPr>
  </w:style>
  <w:style w:type="paragraph" w:styleId="TDC1">
    <w:name w:val="toc 1"/>
    <w:basedOn w:val="Normal"/>
    <w:next w:val="Normal"/>
    <w:autoRedefine/>
    <w:uiPriority w:val="39"/>
    <w:unhideWhenUsed/>
    <w:rsid w:val="002908E6"/>
    <w:pPr>
      <w:tabs>
        <w:tab w:val="left" w:pos="440"/>
        <w:tab w:val="left" w:pos="1134"/>
        <w:tab w:val="right" w:leader="dot" w:pos="8828"/>
      </w:tabs>
      <w:spacing w:before="120" w:after="120" w:line="240" w:lineRule="auto"/>
      <w:pPrChange w:id="0" w:author="Juddy Tatiana Vargas Santofimio" w:date="2026-09-09T21:13:00Z">
        <w:pPr>
          <w:tabs>
            <w:tab w:val="left" w:pos="440"/>
            <w:tab w:val="right" w:leader="dot" w:pos="8828"/>
          </w:tabs>
          <w:spacing w:before="120" w:after="120"/>
        </w:pPr>
      </w:pPrChange>
    </w:pPr>
    <w:rPr>
      <w:sz w:val="24"/>
      <w:rPrChange w:id="0" w:author="Juddy Tatiana Vargas Santofimio" w:date="2026-09-09T21:13:00Z">
        <w:rPr>
          <w:rFonts w:ascii="Franklin Gothic Book" w:eastAsiaTheme="minorHAnsi" w:hAnsi="Franklin Gothic Book" w:cstheme="minorBidi"/>
          <w:sz w:val="24"/>
          <w:szCs w:val="22"/>
          <w:lang w:val="es-CO" w:eastAsia="en-US" w:bidi="ar-SA"/>
        </w:rPr>
      </w:rPrChange>
    </w:rPr>
  </w:style>
  <w:style w:type="character" w:styleId="Hipervnculo">
    <w:name w:val="Hyperlink"/>
    <w:basedOn w:val="Fuentedeprrafopredeter"/>
    <w:uiPriority w:val="99"/>
    <w:unhideWhenUsed/>
    <w:rsid w:val="00FF75D6"/>
    <w:rPr>
      <w:color w:val="0563C1" w:themeColor="hyperlink"/>
      <w:u w:val="single"/>
    </w:rPr>
  </w:style>
  <w:style w:type="character" w:customStyle="1" w:styleId="Ttulo2Car">
    <w:name w:val="Título 2 Car"/>
    <w:basedOn w:val="Fuentedeprrafopredeter"/>
    <w:link w:val="Ttulo2"/>
    <w:uiPriority w:val="9"/>
    <w:rsid w:val="00113D74"/>
    <w:rPr>
      <w:rFonts w:ascii="Franklin Gothic Book" w:hAnsi="Franklin Gothic Book"/>
      <w:b/>
      <w:bCs/>
      <w:color w:val="0D8932"/>
      <w:sz w:val="28"/>
    </w:rPr>
  </w:style>
  <w:style w:type="table" w:customStyle="1" w:styleId="Estilo1">
    <w:name w:val="Estilo1"/>
    <w:basedOn w:val="Tablanormal"/>
    <w:uiPriority w:val="99"/>
    <w:rsid w:val="00E03AE5"/>
    <w:pPr>
      <w:spacing w:after="0" w:line="240" w:lineRule="auto"/>
    </w:pPr>
    <w:tblPr>
      <w:tblStyleRowBandSize w:val="1"/>
    </w:tblPr>
    <w:tcPr>
      <w:vAlign w:val="center"/>
    </w:tcPr>
    <w:tblStylePr w:type="firstRow">
      <w:pPr>
        <w:wordWrap/>
        <w:spacing w:beforeLines="0" w:before="0" w:beforeAutospacing="0" w:afterLines="0" w:after="0" w:afterAutospacing="0" w:line="240" w:lineRule="auto"/>
        <w:jc w:val="center"/>
      </w:pPr>
      <w:rPr>
        <w:rFonts w:ascii="Franklin Gothic Book" w:hAnsi="Franklin Gothic Book"/>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B5C23"/>
      </w:tcPr>
    </w:tblStylePr>
    <w:tblStylePr w:type="firstCol">
      <w:pPr>
        <w:wordWrap/>
        <w:spacing w:beforeLines="0" w:before="0" w:beforeAutospacing="0" w:afterLines="0" w:after="0" w:afterAutospacing="0" w:line="240" w:lineRule="auto"/>
        <w:jc w:val="left"/>
      </w:pPr>
      <w:rPr>
        <w:rFonts w:ascii="Franklin Gothic Book" w:hAnsi="Franklin Gothic Book"/>
        <w:b/>
        <w:i w:val="0"/>
        <w:color w:val="FFFFFF" w:themeColor="background1"/>
        <w:sz w:val="22"/>
      </w:rPr>
      <w:tblPr/>
      <w:tcPr>
        <w:shd w:val="clear" w:color="auto" w:fill="0D8932"/>
      </w:tcPr>
    </w:tblStylePr>
    <w:tblStylePr w:type="band1Horz">
      <w:rPr>
        <w:rFonts w:ascii="Franklin Gothic Book" w:hAnsi="Franklin Gothic Book"/>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7F3EA"/>
      </w:tcPr>
    </w:tblStylePr>
  </w:style>
  <w:style w:type="paragraph" w:styleId="TDC2">
    <w:name w:val="toc 2"/>
    <w:basedOn w:val="Normal"/>
    <w:next w:val="Normal"/>
    <w:autoRedefine/>
    <w:uiPriority w:val="39"/>
    <w:unhideWhenUsed/>
    <w:rsid w:val="007D7360"/>
    <w:pPr>
      <w:spacing w:after="100"/>
      <w:ind w:left="220"/>
    </w:pPr>
  </w:style>
  <w:style w:type="table" w:styleId="Tablaconcuadrcula8">
    <w:name w:val="Table Grid 8"/>
    <w:basedOn w:val="Tablanormal"/>
    <w:uiPriority w:val="99"/>
    <w:semiHidden/>
    <w:unhideWhenUsed/>
    <w:rsid w:val="00FF75D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Encabezado">
    <w:name w:val="header"/>
    <w:basedOn w:val="Normal"/>
    <w:link w:val="EncabezadoCar"/>
    <w:uiPriority w:val="99"/>
    <w:unhideWhenUsed/>
    <w:rsid w:val="007D736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D7360"/>
  </w:style>
  <w:style w:type="paragraph" w:styleId="Piedepgina">
    <w:name w:val="footer"/>
    <w:basedOn w:val="Normal"/>
    <w:link w:val="PiedepginaCar"/>
    <w:uiPriority w:val="99"/>
    <w:unhideWhenUsed/>
    <w:rsid w:val="007D736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D7360"/>
  </w:style>
  <w:style w:type="table" w:styleId="Tablaconcuadrcula">
    <w:name w:val="Table Grid"/>
    <w:basedOn w:val="Tablanormal"/>
    <w:uiPriority w:val="39"/>
    <w:rsid w:val="00AB5F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010893"/>
    <w:rPr>
      <w:rFonts w:ascii="Calibri" w:hAnsi="Calibri"/>
      <w:b/>
      <w:bCs/>
      <w:color w:val="0D8932"/>
      <w:sz w:val="24"/>
    </w:rPr>
  </w:style>
  <w:style w:type="paragraph" w:styleId="Textodeglobo">
    <w:name w:val="Balloon Text"/>
    <w:basedOn w:val="Normal"/>
    <w:link w:val="TextodegloboCar"/>
    <w:uiPriority w:val="99"/>
    <w:semiHidden/>
    <w:unhideWhenUsed/>
    <w:rsid w:val="006E6AD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E6AD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51712A-B349-4B6A-8F79-743BB36FF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19</Pages>
  <Words>5613</Words>
  <Characters>30876</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HANDPLAY</vt:lpstr>
    </vt:vector>
  </TitlesOfParts>
  <Company>LIG DE BALONMANO DEL CAQUETÁ</Company>
  <LinksUpToDate>false</LinksUpToDate>
  <CharactersWithSpaces>36417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HANDPLAY</dc:title>
  <dc:subject>Versión 1.4</dc:subject>
  <dc:creator>Juddy Tatiana Vargas Santofimio</dc:creator>
  <cp:keywords/>
  <dc:description/>
  <cp:lastModifiedBy>Juddy Tatiana Vargas Santofimio</cp:lastModifiedBy>
  <cp:revision>24</cp:revision>
  <dcterms:created xsi:type="dcterms:W3CDTF">2026-08-31T00:07:00Z</dcterms:created>
  <dcterms:modified xsi:type="dcterms:W3CDTF">2026-09-13T20:24:00Z</dcterms:modified>
</cp:coreProperties>
</file>